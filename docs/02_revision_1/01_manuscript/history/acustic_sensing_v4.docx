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2CB6F6" w14:textId="77777777" w:rsidR="002B6180" w:rsidRPr="004666F0" w:rsidRDefault="00000000">
      <w:pPr>
        <w:pStyle w:val="h1-pagebreak"/>
        <w:rPr>
          <w:b/>
          <w:bCs w:val="0"/>
        </w:rPr>
      </w:pPr>
      <w:r>
        <w:rPr>
          <w:b/>
          <w:bCs w:val="0"/>
        </w:rPr>
        <w:t>Abstract</w:t>
      </w:r>
    </w:p>
    <w:p w14:paraId="5073DF79" w14:textId="13B3789D" w:rsidR="002B6180" w:rsidRDefault="00000000">
      <w:pPr>
        <w:pStyle w:val="BodyText"/>
      </w:pPr>
      <w:r>
        <w:t>This study examined whether vocal acoustics could capture context-dependent expression of personality pathology during naturalistic stress. Female university students (</w:t>
      </w:r>
      <m:oMath>
        <m:r>
          <w:rPr>
            <w:rFonts w:ascii="Cambria Math" w:hAnsi="Cambria Math"/>
          </w:rPr>
          <m:t>n</m:t>
        </m:r>
      </m:oMath>
      <w:r>
        <w:t xml:space="preserve"> = 119) provided voice recordings at three within-subject assessments—baseline, immediately before, and the day after a course examination—while personality pathology traits (PID-5) were assessed via twice-weekly ecological momentary assessment (EMA) over 2.5 months. Exam stress produced dissociable vocal changes: fundamental frequency (F0) increased by 3.27 Hz, indicating heightened autonomic arousal, while normalized noise energy (NNE) decreased by </w:t>
      </w:r>
      <w:del w:id="0" w:author="Claude" w:date="2026-06-13T00:00:00Z">
        <w:r>
          <w:delText>0.79</w:delText>
        </w:r>
      </w:del>
      <w:ins w:id="1" w:author="Claude" w:date="2026-06-13T00:00:00Z">
        <w:r>
          <w:t>0.65</w:t>
        </w:r>
      </w:ins>
      <w:r>
        <w:t xml:space="preserve"> dB, suggesting compensatory phonatory control. Personality traits showed domain- and parameter-specific moderation: Negative Affectivity amplified stress-induced F0 increases during anticipatory stress, Antagonism was associated with continued F0 elevation during recovery, suggesting heterogeneity in post-stressor arousal trajectories, and Psychoticism uniquely modulated voice quality (NNE) during the post-stressor period. Detachment and Disinhibition showed minimal moderation, consistent with theoretical predictions distinguishing arousal sensitivity from behavioral control. Methodologically, brief EMA-based personality assessment matched comprehensive baseline questionnaires in predictive accuracy while yielding </w:t>
      </w:r>
      <w:del w:id="2" w:author="Claude" w:date="2026-06-13T00:00:00Z">
        <w:r>
          <w:delText>more precise moderation estimates</w:delText>
        </w:r>
      </w:del>
      <w:ins w:id="3" w:author="Claude" w:date="2026-06-13T00:00:00Z">
        <w:r>
          <w:t>directionally convergent moderation estimates for the focal effect</w:t>
        </w:r>
      </w:ins>
      <w:r>
        <w:t>. These findings support transactional models of personality pathology and indicate that multimodal ambulatory assessment, combining acoustic sensing with intensive self-report, can capture how maladaptive traits shape real-world stress responses.</w:t>
      </w:r>
    </w:p>
    <w:p w14:paraId="0850F236" w14:textId="07D863FC" w:rsidR="002B6180" w:rsidRDefault="00000000" w:rsidP="008A0051">
      <w:pPr>
        <w:pStyle w:val="BodyText"/>
        <w:ind w:firstLine="0"/>
      </w:pPr>
      <w:r>
        <w:rPr>
          <w:i/>
          <w:iCs/>
        </w:rPr>
        <w:t>Keywords:</w:t>
      </w:r>
      <w:r>
        <w:t xml:space="preserve"> ecological momentary assessment; personality pathology; PID-5; voice analysis; stress reactivity. </w:t>
      </w:r>
    </w:p>
    <w:p w14:paraId="6187B96A" w14:textId="77777777" w:rsidR="002B6180" w:rsidRPr="00FD6B8D" w:rsidRDefault="00000000">
      <w:pPr>
        <w:pStyle w:val="h1-pagebreak"/>
        <w:rPr>
          <w:b/>
          <w:bCs w:val="0"/>
        </w:rPr>
      </w:pPr>
      <w:r>
        <w:rPr>
          <w:b/>
          <w:bCs w:val="0"/>
        </w:rPr>
        <w:lastRenderedPageBreak/>
        <w:t>Quantitative Voice Analysis Reveals Context-Dependent Expression of Personality Pathology: A Bayesian Multilevel Ambulatory Assessment Study</w:t>
      </w:r>
    </w:p>
    <w:p w14:paraId="2EE0F385" w14:textId="77777777" w:rsidR="002B6180" w:rsidRDefault="00000000">
      <w:pPr>
        <w:pStyle w:val="Heading1"/>
      </w:pPr>
      <w:bookmarkStart w:id="4" w:name="introduction"/>
      <w:r>
        <w:t>Introduction</w:t>
      </w:r>
    </w:p>
    <w:p w14:paraId="06EB1142" w14:textId="0BCA2152" w:rsidR="002B6180" w:rsidRDefault="00000000">
      <w:pPr>
        <w:pStyle w:val="FirstParagraph"/>
      </w:pPr>
      <w:r>
        <w:t xml:space="preserve">Personality pathology is increasingly conceptualized as a context-sensitive phenomenon, wherein maladaptive traits are not expressed uniformly but are modulated—amplified, attenuated, or qualitatively transformed—by situational demands (Hopwood et al., 2022; Wright &amp; Simms, 2016). Contemporary personality theories converge on the idea that stable individual differences are revealed not through static behavior, but through systematic patterns of response to situational cues. For instance, Mischel and Shoda’s (1995) </w:t>
      </w:r>
      <w:r>
        <w:rPr>
          <w:i/>
          <w:iCs/>
        </w:rPr>
        <w:t>Cognitive-Affective Personality System</w:t>
      </w:r>
      <w:r>
        <w:t xml:space="preserve"> frames personality as a stable set of situation-contingent “if–then” behavioral signatures, reflecting consistent individual differences in reactions to specific psychological features of situations. Similarly, Fleeson’s (2001) </w:t>
      </w:r>
      <w:r>
        <w:rPr>
          <w:i/>
          <w:iCs/>
        </w:rPr>
        <w:t>Whole Trait Theory</w:t>
      </w:r>
      <w:r>
        <w:t xml:space="preserve"> conceptualizes traits as density distributions of momentary states, distinguishing between stable mean levels and dynamic, situation-contingent variability stemming from individual differences in contextual responsiveness. Applied to personality pathology, these frameworks suggest that maladaptive traits not only predict outcomes but also moderate the influence of environmental stressors, thereby shaping domain-specific physiological and behavioral responses.</w:t>
      </w:r>
    </w:p>
    <w:p w14:paraId="0301BF96" w14:textId="77777777" w:rsidR="002B6180" w:rsidRDefault="00000000">
      <w:pPr>
        <w:pStyle w:val="BodyText"/>
      </w:pPr>
      <w:r>
        <w:t xml:space="preserve">Despite this strong theoretical consensus, empirical methods for capturing person–situation dynamics in naturalistic contexts remain limited. Although the field broadly agrees that “context matters,” research on personality pathology has struggled to operationalize contextual processes as they unfold in daily life (Wright et al., 2019). Traditional assessment approaches conceptualize traits as decontextualized dispositions measured at single time points, largely </w:t>
        <w:lastRenderedPageBreak/>
        <w:t>ignoring the temporal dynamics and situational contingencies through which pathology is expressed. This mismatch between theory, which emphasizes person-environment interactions, and methodology, which relies on static, decontextualized measurement, limits our understanding of personality pathology and our ability to predict when, where, and for whom maladaptive patterns will emerge.</w:t>
      </w:r>
    </w:p>
    <w:p w14:paraId="751F9037" w14:textId="199D12B0" w:rsidR="002B6180" w:rsidRDefault="00000000">
      <w:pPr>
        <w:pStyle w:val="BodyText"/>
      </w:pPr>
      <w:r>
        <w:t>Ecological Momentary Assessment (EMA) has partially addressed this gap by enabling repeated measurement of states and behaviors in real-world contexts, yielding important insights into within-person variability and situational reactivity (Colpizzi et al., 2025; Trull &amp; Ebner-Priemer, 2020; Vize et al., 2026). However, EMA remains fundamentally constrained by its reliance on self-report. Individuals may lack access to their own physiological stress responses, exhibit biased reporting, or show assessment reactivity, whereby the act of self-monitoring alters the phenomena under study (Barta et al., 2012). Moreover, repeated self-report imposes participant burden that limits sampling density, reducing temporal resolution precisely when it is most needed, that is, during acute stress episodes unfolding over minutes to hours. These limitations highlight the need for objective, unobtrusive, and continuous indicators of stress reactivity that do not depend on introspection.</w:t>
      </w:r>
    </w:p>
    <w:p w14:paraId="56EC8D0F" w14:textId="5C651A15" w:rsidR="002B6180" w:rsidRDefault="00000000">
      <w:pPr>
        <w:pStyle w:val="BodyText"/>
      </w:pPr>
      <w:r>
        <w:t xml:space="preserve">Acoustic features of voice and speech can reflect autonomic arousal, emotional state, and aspects of motor control that are only partly accessible to conscious awareness (Scherer, 2003). Vocal production involves the coordinated activity of multiple physiological systems across the body, including central and peripheral nervous system processes, respiratory control, and laryngeal motor function. As a result, variations in vocal acoustics provide an indirect window into psychophysiological states as they unfold in real time. Fundamental frequency (F0), the acoustic correlate of perceived pitch, increases reliably under stress due to sympathetic activation </w:t>
        <w:lastRenderedPageBreak/>
        <w:t>that tightens the vocal folds via increased laryngeal muscle tension (Giddens et al., 2013). Voice quality parameters such as normalized noise energy (NNE; indexing glottal noise) and jitter (cycle-to-cycle frequency variability) capture aspects of phonatory stability and vocal control, and are sensitive to both acute emotional arousal and chronic psychological states (Scherer et al., 2013). Crucially, these features can be extracted from brief, naturalistic speech samples, making voice acoustics a scalable, low-burden tool for ambulatory psychophysiological assessment</w:t>
      </w:r>
      <w:r>
        <w:rPr>
          <w:rStyle w:val="FootnoteReference"/>
        </w:rPr>
        <w:footnoteReference w:id="1"/>
      </w:r>
      <w:r>
        <w:t>.</w:t>
      </w:r>
    </w:p>
    <w:p w14:paraId="4BEC6B9D" w14:textId="77777777" w:rsidR="002B6180" w:rsidRDefault="00000000">
      <w:pPr>
        <w:pStyle w:val="BodyText"/>
      </w:pPr>
      <w:r>
        <w:t>The relevance of vocal stress reactivity for personality pathology is grounded in transactional models of person–situation interaction (Dietrich &amp; Abbott, 2012). These models posit that stable individual differences reflect differences in stress sensitivity, such as heightened threat reactivity, impaired recovery, or dysregulated arousal, such that acute stressors elicit disproportionate physiological responses in vulnerable individuals (Bolger &amp; Zuckerman, 1995). If personality pathology dimensions indeed index such vulnerabilities, they should systematically shape physiological stress responses in everyday life.</w:t>
      </w:r>
    </w:p>
    <w:p w14:paraId="47E946D8" w14:textId="2363FFF3" w:rsidR="002B6180" w:rsidRDefault="00000000">
      <w:pPr>
        <w:pStyle w:val="BodyText"/>
      </w:pPr>
      <w:r>
        <w:t xml:space="preserve">The </w:t>
      </w:r>
      <w:r>
        <w:rPr>
          <w:i/>
          <w:iCs/>
        </w:rPr>
        <w:t>Personality Inventory for DSM-5</w:t>
      </w:r>
      <w:r>
        <w:t xml:space="preserve"> (PID-5, Krueger et al., 2012) operationalizes personality pathology across five broad domains representing maladaptive variants of the Five Factor Model (Widiger &amp; Crego, 2019). Given established links between Big Five traits and physiological stress reactivity (Bibbey et al., 2013; Luo et al., 2023), each PID-5 domain carries theoretical implications for stress-related mechanisms. Negative Affectivity, the maladaptive counterpart of Neuroticism, reflects emotional lability and anxiousness—features associated with </w:t>
        <w:lastRenderedPageBreak/>
        <w:t>altered, though not uniformly heightened, autonomic and neuroendocrine stress responses (Lahey, 2009). Indeed, EMA-based research on daily hassles has shown that Negative Affectivity uniquely amplifies affective reactivity to everyday stressors, whereas other maladaptive trait domains show stress-reactivity effects that are largely attributable to shared variance with Negative Affectivity (Vize et al., 2024). Detachment, the maladaptive variant of low Extraversion, captures social withdrawal and anhedonia, with competing implications for stress reactivity: reduced social buffering may impair recovery, while blunted emotional expression could attenuate acute responses. Antagonism, characterized by callousness and interpersonal dominance at the low pole of Agreeableness, may either attenuate stress reactivity through reduced empathic engagement or prolong physiological arousal through conflictual social interactions. Psychoticism involves cognitive and perceptual dysregulation and may manifest as poorly regulated physiological output even under baseline conditions. Finally, Disinhibition, the pathological extension of low Conscientiousness, is characterized by impulsivity and poor self-regulation, potentially compromising motor planning and behavioral control under stress. Critically, these domain-specific implications concern general physiological stress mechanisms (e.g., autonomic activation, neuroendocrine regulation, motor control); whether and how they manifest in the specific channel of vocal production remains an open empirical question that the present study addresses directly.</w:t>
      </w:r>
    </w:p>
    <w:p w14:paraId="5B4F9A05" w14:textId="25D389D2" w:rsidR="002B6180" w:rsidRDefault="00000000">
      <w:pPr>
        <w:pStyle w:val="BodyText"/>
      </w:pPr>
      <w:r>
        <w:t xml:space="preserve">Despite these theoretically grounded predictions, empirical evidence on how personality pathology moderates physiological stress responses remains sparse, particularly outside the laboratory. Experimental stress paradigms offer strong internal validity but limited ecological relevance, as artificial stressors may not engage the same psychological processes as real-world evaluative threats. Conversely, field studies of daily stress rely almost exclusively on self-report, reintroducing the limitations noted above. What is needed is an approach that integrates (a) </w:t>
        <w:lastRenderedPageBreak/>
        <w:t>ecologically valid stressors with real consequences, (b) objective physiological, or physiology-linked, indicators independent of self-report, and (c) longitudinal designs capable of modeling both within-person dynamics and between-person moderation.</w:t>
      </w:r>
    </w:p>
    <w:p w14:paraId="17D48B95" w14:textId="232323E3" w:rsidR="002B6180" w:rsidRDefault="00000000">
      <w:pPr>
        <w:pStyle w:val="BodyText"/>
      </w:pPr>
      <w:r>
        <w:t>The present study addresses this need through a multimodal ambulatory assessment design centered on vocal stress markers. We leveraged the university examination period as a naturalistic, time-limited stressor with genuine stakes for participants, collecting vocal samples at baseline, immediately before the exam, and following exam completion. Personality pathology traits were assessed via EMA across a 2.5-month period. This design advances the field in three key ways, namely (a) it operationalizes stress using a proximal real-world stressor rather than retrospective reports (b) it employs voice-based acoustic sensing to capture objective, physiology-linked vocal indicators, (c) and it enables domain-specific tests of how personality pathology moderates both acute stress reactivity and post-stressor recovery.</w:t>
      </w:r>
    </w:p>
    <w:p w14:paraId="4FFB9DD5" w14:textId="7EA6C2F8" w:rsidR="002B6180" w:rsidRDefault="00000000">
      <w:pPr>
        <w:pStyle w:val="BodyText"/>
      </w:pPr>
      <w:r>
        <w:t>Our analyses were guided by two primary questions: (1) whether vocal parameters exhibit reliable stress-related changes in this naturalistic context, and (2) whether PID-5 personality pathology domains moderate these changes. For the first question, we hypothesized that the examination period would be associated with increased F0, consistent with extensive evidence linking acute stress to elevated pitch via sympathetic activation (Giddens et al., 2013; Scherer, 2003). For voice quality parameters (i.e., NNE), we anticipated stress-related degradation reflecting reduced phonatory control, although prior findings suggest that voice quality parameters show smaller and less consistent stress effects than F0 (Giddens et al., 2013; Van Puyvelde et al., 2018).</w:t>
      </w:r>
    </w:p>
    <w:p w14:paraId="02E2D1E5" w14:textId="79BE99DC" w:rsidR="002B6180" w:rsidRDefault="00000000">
      <w:pPr>
        <w:pStyle w:val="BodyText"/>
      </w:pPr>
      <w:r>
        <w:t xml:space="preserve">Regarding moderation by personality pathology traits, we adopted a largely exploratory approach. The general implications for stress physiology outlined above—differential autonomic </w:t>
        <w:lastRenderedPageBreak/>
        <w:t>reactivity, impaired recovery, dysregulated motor output—generate plausible predictions at the level of vocal acoustics, but translating them into directional hypotheses requires evidence that personality traits modulate vocal production under stress specifically. Such evidence is scarce: although personality traits are known to shape physiological stress responses such as cortisol reactivity and heart rate variability (Luo et al., 2023), and emerging work indicates that these differences extend to vocal production under stress (Dietrich &amp; Abbott, 2012), the specific moderating role of PID-5 domains on vocal stress markers has not been examined. The exception was Negative Affectivity, for which we predicted amplified stress-induced F0 increases. This prediction follows directly from the construct’s emphasis on threat sensitivity and emotional reactivity, features closely tied to sympathetic overactivation (Lahey, 2009; Ormel et al., 2013), combined with F0’s well-established sensitivity to autonomic arousal. For the remaining domains, competing theoretical predictions and inconsistent findings in adjacent literatures led us to treat moderation effects as empirical questions. For instance, Detachment has been linked to affective inertia and impaired affect repair (Kuppens et al., 2010), but restricted emotional expression could alternatively attenuate vocal stress responses. Disinhibition, defined by impulsivity and poor behavioral control rather than emotional reactivity, shows weak associations with physiological stress markers despite moderating subjective stress perception (Luo et al., 2023), suggesting it may not influence the automatic autonomic mechanisms that drive F0 changes.</w:t>
      </w:r>
    </w:p>
    <w:p w14:paraId="529AE5AE" w14:textId="77777777" w:rsidR="002B6180" w:rsidRDefault="00000000">
      <w:pPr>
        <w:pStyle w:val="BodyText"/>
      </w:pPr>
      <w:r>
        <w:t xml:space="preserve">Finally, we examined whether intensive EMA-based assessment of personality pathology could predict vocal stress responses as effectively as a comprehensive baseline assessment using the complete PID-5 questionnaire. Rather than contrasting different instruments, this comparison focuses on alternative measurement strategies within the same trait framework—brief, repeated assessments in daily life versus a full-length, cross-sectional assessment. If intensive longitudinal </w:t>
        <w:lastRenderedPageBreak/>
        <w:t>measurement can recover stable trait variance through explicit modeling of measurement error and occasion-specific fluctuations, EMA-based approaches may offer a more efficient and scalable alternative to traditional questionnaire administration, an issue of increasing importance in high-burden ambulatory research designs.</w:t>
      </w:r>
    </w:p>
    <w:p w14:paraId="1B6A137D" w14:textId="77777777" w:rsidR="002B6180" w:rsidRDefault="00000000">
      <w:pPr>
        <w:pStyle w:val="BodyText"/>
      </w:pPr>
      <w:r>
        <w:t>By integrating voice-based acoustic sensing with intensive longitudinal assessment in a real-world stress context, this study advances both theory and methodology in personality pathology research. It provides an objective, low-burden index of stress reactivity, tests core predictions of transactional models in daily life, and moves the field beyond static, decontextualized trait assessment toward a dynamic, situated understanding of maladaptive personality processes.</w:t>
      </w:r>
    </w:p>
    <w:p w14:paraId="4F7A73A2" w14:textId="77777777" w:rsidR="002B6180" w:rsidRDefault="00000000">
      <w:pPr>
        <w:pStyle w:val="Heading1"/>
      </w:pPr>
      <w:bookmarkStart w:id="5" w:name="methods"/>
      <w:bookmarkEnd w:id="4"/>
      <w:r>
        <w:t>Methods</w:t>
      </w:r>
    </w:p>
    <w:p w14:paraId="27B2E3CC" w14:textId="77777777" w:rsidR="002B6180" w:rsidRDefault="00000000">
      <w:pPr>
        <w:pStyle w:val="Heading2"/>
      </w:pPr>
      <w:bookmarkStart w:id="6" w:name="participants"/>
      <w:r>
        <w:t>Participants</w:t>
      </w:r>
    </w:p>
    <w:p w14:paraId="14D9C9B3" w14:textId="3F5F27E2" w:rsidR="002B6180" w:rsidRDefault="00000000">
      <w:pPr>
        <w:pStyle w:val="FirstParagraph"/>
      </w:pPr>
      <w:r>
        <w:t>We recruited 131 female university students (</w:t>
      </w:r>
      <m:oMath>
        <m:sSub>
          <m:sSubPr>
            <m:ctrlPr>
              <w:rPr>
                <w:rFonts w:ascii="Cambria Math" w:hAnsi="Cambria Math"/>
              </w:rPr>
            </m:ctrlPr>
          </m:sSubPr>
          <m:e>
            <m:r>
              <w:rPr>
                <w:rFonts w:ascii="Cambria Math" w:hAnsi="Cambria Math"/>
              </w:rPr>
              <m:t>M</m:t>
            </m:r>
          </m:e>
          <m:sub>
            <m:r>
              <w:rPr>
                <w:rFonts w:ascii="Cambria Math" w:hAnsi="Cambria Math"/>
              </w:rPr>
              <m:t>age</m:t>
            </m:r>
          </m:sub>
        </m:sSub>
      </m:oMath>
      <w:r>
        <w:t xml:space="preserve"> = 22.06, </w:t>
      </w:r>
      <m:oMath>
        <m:r>
          <w:rPr>
            <w:rFonts w:ascii="Cambria Math" w:hAnsi="Cambria Math"/>
          </w:rPr>
          <m:t>SD</m:t>
        </m:r>
      </m:oMath>
      <w:r>
        <w:t xml:space="preserve"> = 3.74) from the University of [BLINDED] through course announcements and online postings. The sample was restricted to female participants to control for sex-related variation in vocal pitch characteristics (Gelfer &amp; Mikos, 2005), which could obscure personality-related effects and reduce statistical power. Fundamental frequency (F0) differs substantially between males and females (approximately 100 Hz lower in males) due to anatomical differences in vocal fold length and mass, making direct comparison problematic without large samples or complex statistical controls.</w:t>
      </w:r>
    </w:p>
    <w:p w14:paraId="77B97255" w14:textId="521E8630" w:rsidR="008062ED" w:rsidRPr="008062ED" w:rsidRDefault="00000000" w:rsidP="008062ED">
      <w:pPr>
        <w:pStyle w:val="BodyText"/>
      </w:pPr>
      <w:r>
        <w:t xml:space="preserve">All participants were native Italian speakers with no reported history of voice disorders or current respiratory illness. Exclusion criteria included: (a) current or past psychiatric disorders </w:t>
        <w:lastRenderedPageBreak/>
        <w:t>requiring treatment, (b) substance use disorders, (c) self-reported hearing impairments that could affect voice monitoring, and (d) professional voice training (e.g., singing lessons), which could alter baseline vocal characteristics. Participants provided written informed consent and participated on a voluntary basis without compensation. The study was approved by the University of [BLINDED] Ethics Committee (protocol #05/23052025).</w:t>
      </w:r>
      <w:bookmarkStart w:id="7" w:name="design-and-procedure"/>
      <w:bookmarkEnd w:id="6"/>
    </w:p>
    <w:p w14:paraId="20640C56" w14:textId="77777777" w:rsidR="008062ED" w:rsidRPr="00CA4080" w:rsidRDefault="008062ED" w:rsidP="008062ED">
      <w:pPr>
        <w:pStyle w:val="BodyText"/>
        <w:ind w:firstLine="0"/>
        <w:rPr>
          <w:lang w:val="en-GB"/>
        </w:rPr>
      </w:pPr>
      <w:r>
        <w:rPr>
          <w:b/>
          <w:bCs/>
          <w:lang w:val="en-GB"/>
        </w:rPr>
        <w:t>Design and Procedure</w:t>
      </w:r>
    </w:p>
    <w:p w14:paraId="3939F079" w14:textId="77777777" w:rsidR="008062ED" w:rsidRPr="008062ED" w:rsidRDefault="008062ED" w:rsidP="008062ED">
      <w:pPr>
        <w:pStyle w:val="BodyText"/>
      </w:pPr>
      <w:r>
        <w:t>We employed a naturalistic stress manipulation design, capitalizing on the university examination period as an ecologically valid acute stressor. The study comprised three assessment waves across 2.5 months:</w:t>
      </w:r>
    </w:p>
    <w:p w14:paraId="7ECB1264" w14:textId="77777777" w:rsidR="008062ED" w:rsidRPr="008062ED" w:rsidRDefault="008062ED" w:rsidP="008062ED">
      <w:pPr>
        <w:pStyle w:val="BodyText"/>
        <w:numPr>
          <w:ilvl w:val="0"/>
          <w:numId w:val="26"/>
        </w:numPr>
      </w:pPr>
      <w:r>
        <w:rPr>
          <w:b/>
          <w:bCs/>
        </w:rPr>
        <w:t>Baseline assessment (T1):</w:t>
      </w:r>
      <w:r>
        <w:t xml:space="preserve"> Administered 3–4 weeks before scheduled exams, participants completed the full PID-5 questionnaire and provided vocal recordings using their personal smartphones.</w:t>
      </w:r>
    </w:p>
    <w:p w14:paraId="4F8D8E9F" w14:textId="77777777" w:rsidR="008062ED" w:rsidRPr="008062ED" w:rsidRDefault="008062ED" w:rsidP="008062ED">
      <w:pPr>
        <w:pStyle w:val="BodyText"/>
        <w:numPr>
          <w:ilvl w:val="0"/>
          <w:numId w:val="26"/>
        </w:numPr>
      </w:pPr>
      <w:r>
        <w:rPr>
          <w:b/>
          <w:bCs/>
        </w:rPr>
        <w:t>Pre-exam assessment (T2):</w:t>
      </w:r>
      <w:r>
        <w:t xml:space="preserve"> The day before a major course examination, participants recorded vocal samples using the same device.</w:t>
      </w:r>
    </w:p>
    <w:p w14:paraId="04A55331" w14:textId="77777777" w:rsidR="008062ED" w:rsidRDefault="008062ED" w:rsidP="008062ED">
      <w:pPr>
        <w:pStyle w:val="BodyText"/>
        <w:numPr>
          <w:ilvl w:val="0"/>
          <w:numId w:val="26"/>
        </w:numPr>
      </w:pPr>
      <w:r>
        <w:rPr>
          <w:b/>
          <w:bCs/>
        </w:rPr>
        <w:t>Post-exam assessment (T3):</w:t>
      </w:r>
      <w:r>
        <w:t xml:space="preserve"> The day after the examination, participants provided final vocal recordings.</w:t>
      </w:r>
    </w:p>
    <w:p w14:paraId="5A530EEE" w14:textId="52480375" w:rsidR="00CC18E9" w:rsidRPr="008062ED" w:rsidRDefault="00DA408E" w:rsidP="00CC18E9">
      <w:pPr>
        <w:pStyle w:val="BodyText"/>
      </w:pPr>
      <w:r>
        <w:t xml:space="preserve">The course examination was administered digitally via the Moodle platform, with automated scoring that provided participants with their grade immediately upon completion. This procedural feature ensured that, by the time of the T3 recording, uncertainty about the exam outcome had been resolved. Between T1 and T3, participants completed twice-weekly ecological </w:t>
        <w:lastRenderedPageBreak/>
        <w:t>momentary assessments (EMA) via smartphone application, yielding an average of 27.0 EMA observations per participant (range: 12–31). The study was not preregistered.</w:t>
      </w:r>
    </w:p>
    <w:p w14:paraId="6B3D9465" w14:textId="77777777" w:rsidR="002B6180" w:rsidRDefault="00000000" w:rsidP="00AC7DE7">
      <w:pPr>
        <w:pStyle w:val="Heading2"/>
      </w:pPr>
      <w:bookmarkStart w:id="8" w:name="measures"/>
      <w:bookmarkEnd w:id="7"/>
      <w:r>
        <w:t>Measures</w:t>
      </w:r>
    </w:p>
    <w:p w14:paraId="02FEFCBC" w14:textId="5F79D06C" w:rsidR="00F40FFE" w:rsidRPr="00AC7DE7" w:rsidRDefault="00F40FFE" w:rsidP="00AC7DE7">
      <w:pPr>
        <w:pStyle w:val="Heading3"/>
        <w:framePr w:wrap="auto" w:vAnchor="margin" w:yAlign="inline"/>
        <w:spacing w:line="480" w:lineRule="auto"/>
        <w:ind w:firstLine="0"/>
        <w:rPr>
          <w:i/>
          <w:iCs/>
        </w:rPr>
      </w:pPr>
      <w:r>
        <w:rPr>
          <w:i/>
          <w:iCs/>
        </w:rPr>
        <w:t>Personality Pathology</w:t>
      </w:r>
    </w:p>
    <w:p w14:paraId="32288961" w14:textId="6F62DB02" w:rsidR="002B6180" w:rsidRDefault="00000000" w:rsidP="00AC7DE7">
      <w:pPr>
        <w:pStyle w:val="FirstParagraph"/>
      </w:pPr>
      <w:bookmarkStart w:id="9" w:name="personality-pathology"/>
      <w:r>
        <w:rPr>
          <w:b/>
          <w:bCs/>
        </w:rPr>
        <w:t>Full PID-5 (Baseline).</w:t>
      </w:r>
      <w:r>
        <w:t xml:space="preserve"> At T1, participants completed the 220-item Personality Inventory for DSM-5 (Krueger et al., 2012), which assesses five maladaptive trait domains: Negative Affectivity (</w:t>
      </w:r>
      <m:oMath>
        <m:r>
          <w:rPr>
            <w:rFonts w:ascii="Cambria Math" w:hAnsi="Cambria Math"/>
          </w:rPr>
          <m:t>ω</m:t>
        </m:r>
      </m:oMath>
      <w:r>
        <w:t xml:space="preserve"> = 0.85), Detachment (</w:t>
      </w:r>
      <m:oMath>
        <m:r>
          <w:rPr>
            <w:rFonts w:ascii="Cambria Math" w:hAnsi="Cambria Math"/>
          </w:rPr>
          <m:t>ω</m:t>
        </m:r>
      </m:oMath>
      <w:r>
        <w:t xml:space="preserve"> = 0.84), Antagonism (</w:t>
      </w:r>
      <m:oMath>
        <m:r>
          <w:rPr>
            <w:rFonts w:ascii="Cambria Math" w:hAnsi="Cambria Math"/>
          </w:rPr>
          <m:t>ω</m:t>
        </m:r>
      </m:oMath>
      <w:r>
        <w:t xml:space="preserve"> = 0.82), Disinhibition (</w:t>
      </w:r>
      <m:oMath>
        <m:r>
          <w:rPr>
            <w:rFonts w:ascii="Cambria Math" w:hAnsi="Cambria Math"/>
          </w:rPr>
          <m:t>ω</m:t>
        </m:r>
      </m:oMath>
      <w:r>
        <w:t xml:space="preserve"> = 0.84), and Psychoticism (</w:t>
      </w:r>
      <m:oMath>
        <m:r>
          <w:rPr>
            <w:rFonts w:ascii="Cambria Math" w:hAnsi="Cambria Math"/>
          </w:rPr>
          <m:t>ω</m:t>
        </m:r>
      </m:oMath>
      <w:r>
        <w:t xml:space="preserve"> = 0.90). Items are rated on a 0-3 scale (0 = very false/often false, 3 = very true/often true). PID-5 domain scale scores were calculated as an average of the three most representative facet scores included under each domain as per formal scoring procedures (American Psychiatric Association, 2014) – see Supplementary Materials (SM) for details.</w:t>
      </w:r>
    </w:p>
    <w:p w14:paraId="582B2574" w14:textId="39D946FE" w:rsidR="002B6180" w:rsidRDefault="00000000">
      <w:pPr>
        <w:pStyle w:val="BodyText"/>
      </w:pPr>
      <w:r>
        <w:rPr>
          <w:b/>
          <w:bCs/>
        </w:rPr>
        <w:t>Brief PID-5 for EMA.</w:t>
      </w:r>
      <w:r>
        <w:t xml:space="preserve"> To reduce participant burden while maintaining construct coverage, we administered a brief version of the PID-5 in the EMA assessments, comprising a subset of three items per domain. Items were selected based on their factor loadings and domain representativeness in a large independent sample drawn from the same population, as reported in prior validation studies (Bottesi et al., 2024a; Sica et al., 2024). This selection strategy aimed to maximize construct validity while minimizing redundancy and assessment burden in intensive longitudinal designs.</w:t>
      </w:r>
    </w:p>
    <w:p w14:paraId="0A48BD78" w14:textId="526CB75C" w:rsidR="002B6180" w:rsidRDefault="00000000">
      <w:pPr>
        <w:pStyle w:val="BodyText"/>
      </w:pPr>
      <w:r>
        <w:t xml:space="preserve">EMA data were collected via the m-Path smartphone application (Mestdagh et al., 2023), a validated platform for ambulatory assessment research. Participants received push notifications twice weekly on non-consecutive days between 18:00 and 20:00 over the 2.5-month study period. Each prompt requested ratings of current affect states and brief personality-relevant items. Items </w:t>
        <w:lastRenderedPageBreak/>
        <w:t>were rated on the same 0–3 scale used in the full PID-5, but were rephrased to assess current states (e.g., ‘At this moment, I worry a lot about being alone’), whereas the original PID-5 items assess general tendencies (e.g., ‘I worry a lot about being alone’).</w:t>
      </w:r>
    </w:p>
    <w:p w14:paraId="23994E68" w14:textId="77777777" w:rsidR="002B6180" w:rsidRDefault="00000000">
      <w:pPr>
        <w:pStyle w:val="BodyText"/>
      </w:pPr>
      <w:r>
        <w:t>In addition to routine EMA assessments, two exam-related prompts were administered: one immediately before a scheduled exam (same day, 1-4 hours prior) and one the day after exam completion. These exam-linked assessments were paired with voice recordings (see Voice Recordings section) to capture stress-related vocal changes.</w:t>
      </w:r>
    </w:p>
    <w:p w14:paraId="4B61ACE5" w14:textId="77777777" w:rsidR="002B6180" w:rsidRDefault="00000000" w:rsidP="00CB1494">
      <w:pPr>
        <w:pStyle w:val="BodyText"/>
      </w:pPr>
      <w:r>
        <w:rPr>
          <w:b/>
          <w:bCs/>
        </w:rPr>
        <w:t>Data quality and compliance.</w:t>
      </w:r>
      <w:r>
        <w:t xml:space="preserve"> Participants with fewer than 50% response rate to EMA prompts were excluded from analysis prior to data processing to ensure adequate sampling of trait-relevant behaviors.</w:t>
      </w:r>
    </w:p>
    <w:p w14:paraId="1B129D52" w14:textId="3A0F9438" w:rsidR="00F40FFE" w:rsidRDefault="00F40FFE" w:rsidP="00CB1494">
      <w:pPr>
        <w:pStyle w:val="Heading3"/>
        <w:framePr w:wrap="auto" w:vAnchor="margin" w:yAlign="inline"/>
        <w:spacing w:line="480" w:lineRule="auto"/>
        <w:ind w:firstLine="0"/>
        <w:rPr>
          <w:i/>
          <w:iCs/>
        </w:rPr>
      </w:pPr>
      <w:r>
        <w:rPr>
          <w:i/>
          <w:iCs/>
        </w:rPr>
        <w:t>Voice Recordings</w:t>
      </w:r>
    </w:p>
    <w:p w14:paraId="08217D85" w14:textId="5B2EBDE2" w:rsidR="004140CD" w:rsidRPr="004140CD" w:rsidRDefault="004140CD" w:rsidP="004140CD">
      <w:pPr>
        <w:pStyle w:val="BodyText"/>
      </w:pPr>
      <w:r>
        <w:t>Vocal samples were collected remotely at each of the three assessment sessions (T1, T2, and T3): participants recorded standardized tasks as explained below on their own smartphones and transmitted the audio files to the research team. This procedure is supported by evidence that commercial smartphones—even inexpensive models—record and digitize voice signals without significant distortion across a wide range of vocal deviance, yielding acoustic parameters (jitter, shimmer, noise-to-harmonics ratio) highly correlated with those obtained via professional laboratory microphones (Manfredi et al., 2017). Instructions emphasized to record such a message in a quiet indoor environment, to use a conversational pitch, loudness, and rhythm, and to position the recording device at 15cm from the mouth and at a 45° angle to minimize acoustic distortions.</w:t>
      </w:r>
    </w:p>
    <w:p w14:paraId="61B6DE9B" w14:textId="77777777" w:rsidR="002B6180" w:rsidRDefault="00000000" w:rsidP="00F40FFE">
      <w:pPr>
        <w:pStyle w:val="BodyText"/>
      </w:pPr>
      <w:bookmarkStart w:id="10" w:name="voice-recordings"/>
      <w:bookmarkEnd w:id="9"/>
      <w:r>
        <w:rPr>
          <w:b/>
          <w:bCs/>
        </w:rPr>
        <w:t>Stimuli.</w:t>
      </w:r>
      <w:r>
        <w:t xml:space="preserve"> The recording protocol included the following tasks: </w:t>
      </w:r>
    </w:p>
    <w:p w14:paraId="3F86D7F8" w14:textId="1AEAE696" w:rsidR="002B6180" w:rsidRDefault="00000000" w:rsidP="00F40FFE">
      <w:pPr>
        <w:pStyle w:val="Compact"/>
        <w:numPr>
          <w:ilvl w:val="0"/>
          <w:numId w:val="25"/>
        </w:numPr>
        <w:spacing w:line="480" w:lineRule="auto"/>
      </w:pPr>
      <w:r>
        <w:lastRenderedPageBreak/>
        <w:t>Three repetitions of sustained Italian cardinal vowels (/a/, /i/, /u/), each held for a minimum of 3s.</w:t>
      </w:r>
    </w:p>
    <w:p w14:paraId="33182202" w14:textId="77777777" w:rsidR="002B6180" w:rsidRDefault="00000000" w:rsidP="00F40FFE">
      <w:pPr>
        <w:pStyle w:val="Compact"/>
        <w:numPr>
          <w:ilvl w:val="0"/>
          <w:numId w:val="25"/>
        </w:numPr>
        <w:spacing w:line="480" w:lineRule="auto"/>
      </w:pPr>
      <w:r>
        <w:t>A coarticulation task consisting of counting aloud from 1 to 10 in Italian.</w:t>
      </w:r>
    </w:p>
    <w:p w14:paraId="3FDD6332" w14:textId="77777777" w:rsidR="002B6180" w:rsidRDefault="00000000" w:rsidP="00F40FFE">
      <w:pPr>
        <w:pStyle w:val="Compact"/>
        <w:numPr>
          <w:ilvl w:val="0"/>
          <w:numId w:val="25"/>
        </w:numPr>
        <w:spacing w:line="480" w:lineRule="auto"/>
      </w:pPr>
      <w:r>
        <w:t xml:space="preserve">A standardized, constantly voiced Italian sentence: </w:t>
      </w:r>
      <w:r>
        <w:rPr>
          <w:i/>
          <w:iCs/>
        </w:rPr>
        <w:t>“Io amo le aiuole della mamma”</w:t>
      </w:r>
      <w:r>
        <w:t xml:space="preserve"> (English translation: </w:t>
      </w:r>
      <w:r>
        <w:rPr>
          <w:i/>
          <w:iCs/>
        </w:rPr>
        <w:t>“I love my mother’s flowerbeds”</w:t>
      </w:r>
      <w:r>
        <w:t>).</w:t>
      </w:r>
    </w:p>
    <w:p w14:paraId="034DB1F9" w14:textId="7C687CCB" w:rsidR="009A6D26" w:rsidRPr="009A6D26" w:rsidRDefault="00F40FFE" w:rsidP="009A6D26">
      <w:pPr>
        <w:pStyle w:val="Heading3"/>
        <w:framePr w:wrap="auto" w:vAnchor="margin" w:yAlign="inline"/>
        <w:spacing w:line="480" w:lineRule="auto"/>
        <w:rPr>
          <w:b w:val="0"/>
          <w:bCs w:val="0"/>
        </w:rPr>
      </w:pPr>
      <w:bookmarkStart w:id="11" w:name="acoustic-feature-extraction"/>
      <w:bookmarkEnd w:id="10"/>
      <w:r>
        <w:t xml:space="preserve">Acoustic Feature Extraction. </w:t>
      </w:r>
      <w:r>
        <w:rPr>
          <w:b w:val="0"/>
          <w:bCs w:val="0"/>
        </w:rPr>
        <w:t>Acoustic features were extracted from traditional phonatory parameters derived from sustained vowel phonations. Although the recording protocol also included connected speech tasks (counting and a standardized sentence), the present analyses focused exclusively on sustained vowel productions. Sustained vowels provide a quasi-stationary signal that allows reliable extraction of cycle-to-cycle perturbation measures (jitter, shimmer) and noise parameters, minimizing confounds introduced by articulatory transitions and prosodic variation (Titze, 1994). Analyses of the connected speech samples are planned for future work.</w:t>
      </w:r>
    </w:p>
    <w:p w14:paraId="589A36F2" w14:textId="125F648F" w:rsidR="002B6180" w:rsidRDefault="00000000">
      <w:pPr>
        <w:pStyle w:val="BodyText"/>
      </w:pPr>
      <w:r>
        <w:rPr>
          <w:b/>
          <w:bCs/>
        </w:rPr>
        <w:t>Sustained vowel analysis.</w:t>
      </w:r>
      <w:r>
        <w:t xml:space="preserve"> Frequency- and time-domain acoustic parameters were extracted from sustained vowel productions using the open-source BioVoice software (Morelli &amp; Manfredi, 2019). Analyses focused on the steady-state portion of each vowel, excluding onset and offset segments to ensure stable phonatory conditions. Measures were computed separately for each vowel token (/a/, /i/, /u/; three repetitions) and then averaged across vowels and repetitions within each recording session, yielding a single session-level estimate per participant.</w:t>
      </w:r>
    </w:p>
    <w:p w14:paraId="2F3AD36F" w14:textId="77777777" w:rsidR="002B6180" w:rsidRDefault="00000000">
      <w:pPr>
        <w:pStyle w:val="BodyText"/>
      </w:pPr>
      <w:r>
        <w:rPr>
          <w:b/>
          <w:bCs/>
        </w:rPr>
        <w:t>Fundamental frequency (F0).</w:t>
      </w:r>
      <w:r>
        <w:t xml:space="preserve"> Mean and median F0 were computed as indices of average vocal fold vibratory rate, while the standard deviation of F0 indexed short-term pitch variability. In addition, the temporal location of the maximum F0 value (T0) was extracted as a marker of phonatory dynamics. Fundamental frequency is the most extensively validated acoustic correlate </w:t>
        <w:lastRenderedPageBreak/>
        <w:t>of psychological stress and arousal, reflecting autonomic modulation of laryngeal muscle tension. Experimental and meta-analytic evidence consistently demonstrates reliable increases in F0 under a wide range of stressors, including cognitive load, evaluative threat, and public speaking (Giddens et al., 2013; Scherer, 2003). Physiologically, these effects are attributed to sympathetic activation of the cricothyroid and vocalis muscles, which increases vocal fold stiffness and elevates vibratory frequency (Titze, 1994).</w:t>
      </w:r>
    </w:p>
    <w:p w14:paraId="7ECE03EA" w14:textId="6524C731" w:rsidR="002B6180" w:rsidRDefault="00000000">
      <w:pPr>
        <w:pStyle w:val="BodyText"/>
      </w:pPr>
      <w:r>
        <w:rPr>
          <w:b/>
          <w:bCs/>
        </w:rPr>
        <w:t>Normalized Noise Energy (NNE).</w:t>
      </w:r>
      <w:r>
        <w:t xml:space="preserve"> Normalized noise energy (expressed in decibels) quantifies the proportion of aperiodic energy in the voice signal and serves as an index of phonatory quality and glottal closure completeness (Kasuya et al., 1986). Higher NNE values indicate greater noise relative to harmonic energy and are typically associated with incomplete glottal closure and breathier voice quality. Unlike perturbation measures such as jitter and shimmer, NNE captures broader stress-related changes in phonatory control and vocal effort. Empirical findings suggest that acute stress can exert bidirectional effects on vocal noise, increasing NNE through airflow turbulence or decreasing it via compensatory hyperadduction and pressed phonation aimed at maintaining vocal control (Mendoza &amp; Carballo, 1998; Scherer, 2003). Accordingly, NNE may reflect individual differences in stress-related vocal regulation.</w:t>
      </w:r>
    </w:p>
    <w:p w14:paraId="253A98DF" w14:textId="6FDE1BED" w:rsidR="00EE40D4" w:rsidRDefault="00000000" w:rsidP="00EE40D4">
      <w:pPr>
        <w:pStyle w:val="BodyText"/>
      </w:pPr>
      <w:r>
        <w:rPr>
          <w:b/>
          <w:bCs/>
        </w:rPr>
        <w:t>Selection of acoustic parameters.</w:t>
      </w:r>
      <w:r>
        <w:t xml:space="preserve"> Analyses focused on F0 and NNE due to their strong theoretical relevance to stress-related vocal changes and their complementary sensitivity to distinct physiological mechanisms (Giddens et al., 2013). Specifically, F0 primarily indexes autonomic arousal, whereas NNE captures stress-related adjustments in phonatory control. This dual-parameter approach aligns with multidimensional models of vocal stress responses (Giddens et al., 2013) and allows testing whether personality traits selectively moderate arousal-related versus control-related components of the vocal stress response. Other acoustic features (e.g., </w:t>
        <w:lastRenderedPageBreak/>
        <w:t>formant frequencies, spectral tilt, speech rate) were not examined, as they are more strongly influenced by linguistic and articulatory factors than by the phonatory physiology most directly affected by autonomic stress responses.</w:t>
      </w:r>
    </w:p>
    <w:p w14:paraId="0AB50D03" w14:textId="77777777" w:rsidR="00EE40D4" w:rsidRDefault="00EE40D4" w:rsidP="00EE40D4">
      <w:pPr>
        <w:pStyle w:val="Heading2"/>
      </w:pPr>
      <w:r>
        <w:t>Data Quality</w:t>
      </w:r>
    </w:p>
    <w:p w14:paraId="234C8303" w14:textId="7C0B2441" w:rsidR="002B6180" w:rsidRDefault="00EE40D4" w:rsidP="00EE40D4">
      <w:pPr>
        <w:pStyle w:val="BodyText"/>
      </w:pPr>
      <w:r>
        <w:rPr>
          <w:b/>
          <w:bCs/>
        </w:rPr>
        <w:t xml:space="preserve">EMA Compliance and Quality Control. </w:t>
      </w:r>
      <w:r>
        <w:t>EMA data quality was ensured by applying compliance and quality control criteria prior to analysis. Participants with fewer than 5 assessments were excluded. Additional checks targeted careless responding, including insufficient within-subject variability and atypical response patterns (e.g., excessive use of scale endpoints).</w:t>
      </w:r>
      <w:bookmarkStart w:id="12" w:name="data-quality"/>
      <w:bookmarkStart w:id="13" w:name="ema-compliance-and-quality-control"/>
      <w:bookmarkEnd w:id="8"/>
      <w:bookmarkEnd w:id="11"/>
      <w:r>
        <w:t xml:space="preserve"> Applying these criteria resulted in the exclusion of 12 participants, reducing the sample from </w:t>
      </w:r>
      <m:oMath>
        <m:r>
          <w:rPr>
            <w:rFonts w:ascii="Cambria Math" w:hAnsi="Cambria Math"/>
          </w:rPr>
          <m:t>n</m:t>
        </m:r>
      </m:oMath>
      <w:r>
        <w:t xml:space="preserve"> = 131 to </w:t>
      </w:r>
      <m:oMath>
        <m:r>
          <w:rPr>
            <w:rFonts w:ascii="Cambria Math" w:hAnsi="Cambria Math"/>
          </w:rPr>
          <m:t>n</m:t>
        </m:r>
      </m:oMath>
      <w:r>
        <w:t xml:space="preserve"> = 119. The final sample included participants with complete voice data and valid EMA responses.</w:t>
      </w:r>
    </w:p>
    <w:p w14:paraId="549EE69B" w14:textId="659297C8" w:rsidR="002B6180" w:rsidRDefault="00000000" w:rsidP="004E02DE">
      <w:pPr>
        <w:pStyle w:val="Heading2"/>
      </w:pPr>
      <w:bookmarkStart w:id="14" w:name="convergent-validity-of-ema-measures"/>
      <w:bookmarkEnd w:id="12"/>
      <w:bookmarkEnd w:id="13"/>
      <w:r>
        <w:t xml:space="preserve">Convergent Validity of EMA Measures. </w:t>
      </w:r>
      <w:r>
        <w:rPr>
          <w:b w:val="0"/>
          <w:bCs/>
        </w:rPr>
        <w:t>To establish construct validity of the brief EMA assessment, we computed correlations between person-level EMA domain scores (aggregated across all assessments) and full baseline PID-5 domains.</w:t>
      </w:r>
    </w:p>
    <w:p w14:paraId="6F019841" w14:textId="77777777" w:rsidR="002B6180" w:rsidRDefault="00000000">
      <w:pPr>
        <w:pStyle w:val="Heading2"/>
      </w:pPr>
      <w:bookmarkStart w:id="15" w:name="statistical-analysis"/>
      <w:bookmarkEnd w:id="14"/>
      <w:r>
        <w:t>Statistical Analysis</w:t>
      </w:r>
    </w:p>
    <w:p w14:paraId="2B3AEE8D" w14:textId="025F1535" w:rsidR="002B6180" w:rsidRDefault="00000000">
      <w:pPr>
        <w:pStyle w:val="FirstParagraph"/>
      </w:pPr>
      <w:r>
        <w:t>Statistical analyses were conducted in a Bayesian framework using Stan (for details, see SM). Voice outcomes (mean F0 and NNE) were modeled using hierarchical linear regression models with repeated observations nested within participants. Experimental effects were parameterized using two orthogonal contrasts representing stress reactivity (stress vs. baseline) and recovery (post-stress vs. stress).</w:t>
      </w:r>
    </w:p>
    <w:p w14:paraId="0EDE5125" w14:textId="77777777" w:rsidR="002B6180" w:rsidRDefault="00000000">
      <w:pPr>
        <w:pStyle w:val="BodyText"/>
      </w:pPr>
      <w:r>
        <w:t xml:space="preserve">Individual differences in personality were modeled as latent traits derived from repeated EMA assessments of the five PID-5 domains. A multivariate measurement model was used to </w:t>
        <w:lastRenderedPageBreak/>
        <w:t>estimate subject-level latent trait scores while accounting for measurement error in the observed EMA indicators. These latent traits were then included in the outcome model both as main effects and as moderators of stress and recovery effects via cross-level interactions.</w:t>
      </w:r>
    </w:p>
    <w:p w14:paraId="01DBBB95" w14:textId="5B68CB9F" w:rsidR="002B6180" w:rsidRDefault="00000000">
      <w:pPr>
        <w:pStyle w:val="BodyText"/>
      </w:pPr>
      <w:r>
        <w:t>All models included subject-specific random intercepts and random slopes for the stress and recovery contrasts. Weakly informative priors were used for all fixed effects, variance components, and correlations. Posterior inference was based on full posterior distributions, with model adequacy evaluated using posterior predictive checks and approximate leave-one-out cross-validation.</w:t>
      </w:r>
    </w:p>
    <w:p w14:paraId="0B49E91A" w14:textId="710BE990" w:rsidR="00F50C2B" w:rsidRPr="00F50C2B" w:rsidRDefault="004F11CD" w:rsidP="00F50C2B">
      <w:pPr>
        <w:pStyle w:val="Heading3"/>
        <w:framePr w:wrap="auto" w:vAnchor="margin" w:yAlign="inline"/>
        <w:spacing w:line="480" w:lineRule="auto"/>
        <w:rPr>
          <w:b w:val="0"/>
          <w:bCs w:val="0"/>
        </w:rPr>
      </w:pPr>
      <w:r>
        <w:t xml:space="preserve">Estimation. </w:t>
      </w:r>
      <w:r>
        <w:rPr>
          <w:b w:val="0"/>
          <w:bCs w:val="0"/>
        </w:rPr>
        <w:t>Models were estimated using Hamiltonian Monte Carlo with 4 chains of 4,000 iterations each (2,00 warmup). Convergence was assessed via Rhat &lt; 1.01 and effective sample size &gt; 400. Adaptation parameters (</w:t>
      </w:r>
      <w:r>
        <w:rPr>
          <w:b w:val="0"/>
          <w:bCs w:val="0"/>
          <w:i/>
          <w:iCs/>
        </w:rPr>
        <w:t>adapt_delta</w:t>
      </w:r>
      <w:r>
        <w:rPr>
          <w:b w:val="0"/>
          <w:bCs w:val="0"/>
        </w:rPr>
        <w:t xml:space="preserve"> = 0.95, </w:t>
      </w:r>
      <w:r>
        <w:rPr>
          <w:b w:val="0"/>
          <w:bCs w:val="0"/>
          <w:i/>
          <w:iCs/>
        </w:rPr>
        <w:t>max_treedepth</w:t>
      </w:r>
      <w:r>
        <w:rPr>
          <w:b w:val="0"/>
          <w:bCs w:val="0"/>
        </w:rPr>
        <w:t xml:space="preserve"> = 18) prevented divergent transitions. For models with convergence difficulties, we increased iterations or simplified random effects structures.</w:t>
      </w:r>
    </w:p>
    <w:p w14:paraId="7E085BE3" w14:textId="1C44F1AB" w:rsidR="00F50C2B" w:rsidRPr="00F25B31" w:rsidRDefault="00F50C2B" w:rsidP="00F50C2B">
      <w:pPr>
        <w:spacing w:line="360" w:lineRule="auto"/>
        <w:ind w:firstLine="680"/>
        <w:rPr>
          <w:color w:val="EE0000"/>
        </w:rPr>
      </w:pPr>
      <w:r>
        <w:rPr>
          <w:b/>
          <w:bCs/>
        </w:rPr>
        <w:t>Inference</w:t>
      </w:r>
      <w:r>
        <w:t xml:space="preserve">. </w:t>
      </w:r>
      <w:r>
        <w:rPr>
          <w:color w:val="EE0000"/>
        </w:rPr>
        <w:t>All analyses are Bayesian, and we report and interpret full posterior</w:t>
      </w:r>
    </w:p>
    <w:p w14:paraId="21BA110C" w14:textId="77777777" w:rsidR="00F50C2B" w:rsidRPr="00F25B31" w:rsidRDefault="00F50C2B" w:rsidP="00F50C2B">
      <w:pPr>
        <w:spacing w:line="360" w:lineRule="auto"/>
        <w:rPr>
          <w:color w:val="EE0000"/>
        </w:rPr>
      </w:pPr>
      <w:r>
        <w:rPr>
          <w:color w:val="EE0000"/>
        </w:rPr>
        <w:t>distributions rather than dichotomous test outcomes. For each parameter we report the</w:t>
      </w:r>
    </w:p>
    <w:p w14:paraId="7A2CBD51" w14:textId="77777777" w:rsidR="00F50C2B" w:rsidRPr="00F25B31" w:rsidRDefault="00F50C2B" w:rsidP="00F50C2B">
      <w:pPr>
        <w:spacing w:line="360" w:lineRule="auto"/>
        <w:rPr>
          <w:color w:val="EE0000"/>
        </w:rPr>
      </w:pPr>
      <w:r>
        <w:rPr>
          <w:color w:val="EE0000"/>
        </w:rPr>
        <w:t>posterior median, the probability of direction (</w:t>
      </w:r>
      <w:r>
        <w:rPr>
          <w:i/>
          <w:iCs/>
          <w:color w:val="EE0000"/>
        </w:rPr>
        <w:t>pd</w:t>
      </w:r>
      <w:r>
        <w:rPr>
          <w:color w:val="EE0000"/>
        </w:rPr>
        <w:t>; the posterior probability that the</w:t>
      </w:r>
    </w:p>
    <w:p w14:paraId="2167C2F7" w14:textId="77777777" w:rsidR="00F50C2B" w:rsidRPr="00F25B31" w:rsidRDefault="00F50C2B" w:rsidP="00F50C2B">
      <w:pPr>
        <w:spacing w:line="360" w:lineRule="auto"/>
        <w:rPr>
          <w:color w:val="EE0000"/>
        </w:rPr>
      </w:pPr>
      <w:r>
        <w:rPr>
          <w:color w:val="EE0000"/>
        </w:rPr>
        <w:t xml:space="preserve">parameter takes its more probable sign), and an 89% equal-tailed credible interval. The </w:t>
      </w:r>
      <w:r>
        <w:rPr>
          <w:i/>
          <w:iCs/>
          <w:color w:val="EE0000"/>
        </w:rPr>
        <w:t>pd</w:t>
      </w:r>
    </w:p>
    <w:p w14:paraId="24AF3ED8" w14:textId="77777777" w:rsidR="00F50C2B" w:rsidRPr="00F25B31" w:rsidRDefault="00F50C2B" w:rsidP="00F50C2B">
      <w:pPr>
        <w:spacing w:line="360" w:lineRule="auto"/>
        <w:rPr>
          <w:color w:val="EE0000"/>
        </w:rPr>
      </w:pPr>
      <w:r>
        <w:rPr>
          <w:color w:val="EE0000"/>
        </w:rPr>
        <w:t>is our primary index of evidence and is interpreted as a continuous measure of directional</w:t>
      </w:r>
    </w:p>
    <w:p w14:paraId="720AB863" w14:textId="77777777" w:rsidR="00F50C2B" w:rsidRPr="00F25B31" w:rsidRDefault="00F50C2B" w:rsidP="00F50C2B">
      <w:pPr>
        <w:spacing w:line="360" w:lineRule="auto"/>
        <w:rPr>
          <w:color w:val="EE0000"/>
        </w:rPr>
      </w:pPr>
      <w:r>
        <w:rPr>
          <w:color w:val="EE0000"/>
        </w:rPr>
        <w:t>certainty, not as a threshold to be crossed; it is a probability statement about the</w:t>
      </w:r>
    </w:p>
    <w:p w14:paraId="20509897" w14:textId="77777777" w:rsidR="00F50C2B" w:rsidRPr="00F25B31" w:rsidRDefault="00F50C2B" w:rsidP="00F50C2B">
      <w:pPr>
        <w:spacing w:line="360" w:lineRule="auto"/>
        <w:rPr>
          <w:color w:val="EE0000"/>
        </w:rPr>
      </w:pPr>
      <w:r>
        <w:rPr>
          <w:color w:val="EE0000"/>
        </w:rPr>
        <w:t>parameter that has no frequentist counterpart (Makowski et al., 2019; McElreath, 2020). The</w:t>
      </w:r>
    </w:p>
    <w:p w14:paraId="4EFA9E9D" w14:textId="46FC75D1" w:rsidR="00F50C2B" w:rsidRPr="00F25B31" w:rsidRDefault="00F50C2B" w:rsidP="00F50C2B">
      <w:pPr>
        <w:spacing w:line="360" w:lineRule="auto"/>
        <w:rPr>
          <w:color w:val="EE0000"/>
        </w:rPr>
      </w:pPr>
      <w:r>
        <w:rPr>
          <w:color w:val="EE0000"/>
        </w:rPr>
        <w:t xml:space="preserve">credible interval summarizes uncertainty about the </w:t>
      </w:r>
      <w:r>
        <w:rPr>
          <w:i/>
          <w:iCs/>
          <w:color w:val="EE0000"/>
        </w:rPr>
        <w:t>magnitude</w:t>
      </w:r>
      <w:r>
        <w:rPr>
          <w:color w:val="EE0000"/>
        </w:rPr>
        <w:t xml:space="preserve"> of an effect and is not used</w:t>
      </w:r>
    </w:p>
    <w:p w14:paraId="7FA3CAFE" w14:textId="77777777" w:rsidR="00F50C2B" w:rsidRPr="00F25B31" w:rsidRDefault="00F50C2B" w:rsidP="00F50C2B">
      <w:pPr>
        <w:spacing w:line="360" w:lineRule="auto"/>
        <w:rPr>
          <w:color w:val="EE0000"/>
        </w:rPr>
      </w:pPr>
      <w:r>
        <w:rPr>
          <w:color w:val="EE0000"/>
        </w:rPr>
        <w:t>as a significance test — its inclusion or exclusion of zero carries no special status, and</w:t>
      </w:r>
    </w:p>
    <w:p w14:paraId="49AF69EF" w14:textId="77777777" w:rsidR="00F50C2B" w:rsidRPr="00F25B31" w:rsidRDefault="00F50C2B" w:rsidP="00F50C2B">
      <w:pPr>
        <w:spacing w:line="360" w:lineRule="auto"/>
        <w:rPr>
          <w:color w:val="EE0000"/>
        </w:rPr>
      </w:pPr>
      <w:r>
        <w:rPr>
          <w:color w:val="EE0000"/>
        </w:rPr>
        <w:lastRenderedPageBreak/>
        <w:t>the 89% width is an explicitly arbitrary descriptive choice (McElreath, 2020). We interpret</w:t>
      </w:r>
    </w:p>
    <w:p w14:paraId="697FD2CF" w14:textId="77777777" w:rsidR="00F50C2B" w:rsidRPr="00F25B31" w:rsidRDefault="00F50C2B" w:rsidP="00F50C2B">
      <w:pPr>
        <w:spacing w:line="360" w:lineRule="auto"/>
        <w:rPr>
          <w:color w:val="EE0000"/>
        </w:rPr>
      </w:pPr>
      <w:r>
        <w:rPr>
          <w:color w:val="EE0000"/>
        </w:rPr>
        <w:t>the overall pattern of directional evidence across parameters rather than the status of any</w:t>
      </w:r>
    </w:p>
    <w:p w14:paraId="67C738FF" w14:textId="77777777" w:rsidR="00F50C2B" w:rsidRPr="00F25B31" w:rsidRDefault="00F50C2B" w:rsidP="00F50C2B">
      <w:pPr>
        <w:spacing w:line="360" w:lineRule="auto"/>
        <w:rPr>
          <w:color w:val="EE0000"/>
        </w:rPr>
      </w:pPr>
      <w:r>
        <w:rPr>
          <w:color w:val="EE0000"/>
        </w:rPr>
        <w:t>single estimate and, because the present sample constrains effect magnitudes only loosely</w:t>
      </w:r>
    </w:p>
    <w:p w14:paraId="60E27AC2" w14:textId="7438F577" w:rsidR="00F50C2B" w:rsidRPr="00F25B31" w:rsidRDefault="00F50C2B" w:rsidP="00F50C2B">
      <w:pPr>
        <w:spacing w:line="360" w:lineRule="auto"/>
        <w:rPr>
          <w:color w:val="EE0000"/>
        </w:rPr>
      </w:pPr>
      <w:r>
        <w:rPr>
          <w:color w:val="EE0000"/>
        </w:rPr>
        <w:t xml:space="preserve">(Supplement, </w:t>
      </w:r>
      <w:r>
        <w:rPr>
          <w:i/>
          <w:iCs/>
          <w:color w:val="EE0000"/>
        </w:rPr>
        <w:t>Prior-Sensitivity Analysis</w:t>
      </w:r>
      <w:r>
        <w:rPr>
          <w:color w:val="EE0000"/>
        </w:rPr>
        <w:t>), we foreground the direction and strength of</w:t>
      </w:r>
    </w:p>
    <w:p w14:paraId="6B8C426F" w14:textId="77777777" w:rsidR="00F50C2B" w:rsidRPr="00F25B31" w:rsidRDefault="00F50C2B" w:rsidP="00F50C2B">
      <w:pPr>
        <w:spacing w:line="360" w:lineRule="auto"/>
        <w:rPr>
          <w:color w:val="EE0000"/>
        </w:rPr>
      </w:pPr>
      <w:r>
        <w:rPr>
          <w:color w:val="EE0000"/>
        </w:rPr>
        <w:t>associations over their precise size. Full details of the inferential framework are given</w:t>
      </w:r>
    </w:p>
    <w:p w14:paraId="1D698B4D" w14:textId="1B3B0DFE" w:rsidR="00BE3EE6" w:rsidRPr="00F25B31" w:rsidRDefault="00F50C2B" w:rsidP="00F50C2B">
      <w:pPr>
        <w:spacing w:line="360" w:lineRule="auto"/>
        <w:rPr>
          <w:color w:val="EE0000"/>
        </w:rPr>
      </w:pPr>
      <w:r>
        <w:rPr>
          <w:color w:val="EE0000"/>
        </w:rPr>
        <w:t>in the Supplement.</w:t>
      </w:r>
    </w:p>
    <w:p w14:paraId="53220D6B" w14:textId="6D7B693D" w:rsidR="004F11CD" w:rsidRDefault="004F11CD" w:rsidP="00F50C2B">
      <w:pPr>
        <w:pStyle w:val="Heading3"/>
        <w:framePr w:wrap="auto" w:vAnchor="margin" w:yAlign="inline"/>
        <w:spacing w:line="480" w:lineRule="auto"/>
      </w:pPr>
      <w:r>
        <w:t xml:space="preserve">Data and Code Availability. </w:t>
      </w:r>
      <w:r>
        <w:rPr>
          <w:b w:val="0"/>
          <w:bCs w:val="0"/>
        </w:rPr>
        <w:t xml:space="preserve">All analysis code and fully anonymized data will be made publicly available upon publication at </w:t>
      </w:r>
      <w:hyperlink r:id="rId8" w:history="1">
        <w:r>
          <w:rPr>
            <w:rStyle w:val="Hyperlink"/>
            <w:b w:val="0"/>
            <w:bCs w:val="0"/>
          </w:rPr>
          <w:t>https://osf.io/cfasv/overview?view_only=871dcb5155b04b3ba17bc74c82e5cfb1</w:t>
        </w:r>
      </w:hyperlink>
      <w:r>
        <w:rPr>
          <w:b w:val="0"/>
          <w:bCs w:val="0"/>
        </w:rPr>
        <w:t xml:space="preserve">.  </w:t>
      </w:r>
    </w:p>
    <w:p w14:paraId="1E313FE5" w14:textId="77777777" w:rsidR="002B6180" w:rsidRDefault="00000000" w:rsidP="00F50C2B">
      <w:pPr>
        <w:pStyle w:val="Heading1"/>
        <w:spacing w:line="360" w:lineRule="auto"/>
      </w:pPr>
      <w:bookmarkStart w:id="16" w:name="results"/>
      <w:bookmarkEnd w:id="5"/>
      <w:bookmarkEnd w:id="15"/>
      <w:r>
        <w:t>Results</w:t>
      </w:r>
    </w:p>
    <w:p w14:paraId="626D033D" w14:textId="77777777" w:rsidR="002B6180" w:rsidRDefault="00000000" w:rsidP="00F50C2B">
      <w:pPr>
        <w:pStyle w:val="Heading2"/>
        <w:spacing w:line="360" w:lineRule="auto"/>
      </w:pPr>
      <w:bookmarkStart w:id="17" w:name="Xdede64faa58003e134696d27a9f7d3e2efa32c6"/>
      <w:r>
        <w:t>Main Effects of Exam-Related Stress on Vocal Acoustics</w:t>
      </w:r>
    </w:p>
    <w:p w14:paraId="0B222D34" w14:textId="561243A7" w:rsidR="002B6180" w:rsidRDefault="00000000">
      <w:pPr>
        <w:pStyle w:val="FirstParagraph"/>
      </w:pPr>
      <w:r>
        <w:t>We first examined whether acute exam-related stress altered fundamental frequency and glottal noise independently of personality traits. Hierarchical models incorporated random intercepts and random slopes for two orthogonal contrasts: a stress contrast (</w:t>
      </w:r>
      <m:oMath>
        <m:sSub>
          <m:sSubPr>
            <m:ctrlPr>
              <w:rPr>
                <w:rFonts w:ascii="Cambria Math" w:hAnsi="Cambria Math"/>
              </w:rPr>
            </m:ctrlPr>
          </m:sSubPr>
          <m:e>
            <m:r>
              <w:rPr>
                <w:rFonts w:ascii="Cambria Math" w:hAnsi="Cambria Math"/>
              </w:rPr>
              <m:t>c</m:t>
            </m:r>
          </m:e>
          <m:sub>
            <m:r>
              <w:rPr>
                <w:rFonts w:ascii="Cambria Math" w:hAnsi="Cambria Math"/>
              </w:rPr>
              <m:t>1</m:t>
            </m:r>
          </m:sub>
        </m:sSub>
      </m:oMath>
      <w:r>
        <w:t>) comparing pre-exam to baseline recordings, and a recovery contrast (</w:t>
      </w:r>
      <m:oMath>
        <m:sSub>
          <m:sSubPr>
            <m:ctrlPr>
              <w:rPr>
                <w:rFonts w:ascii="Cambria Math" w:hAnsi="Cambria Math"/>
              </w:rPr>
            </m:ctrlPr>
          </m:sSubPr>
          <m:e>
            <m:r>
              <w:rPr>
                <w:rFonts w:ascii="Cambria Math" w:hAnsi="Cambria Math"/>
              </w:rPr>
              <m:t>c</m:t>
            </m:r>
          </m:e>
          <m:sub>
            <m:r>
              <w:rPr>
                <w:rFonts w:ascii="Cambria Math" w:hAnsi="Cambria Math"/>
              </w:rPr>
              <m:t>2</m:t>
            </m:r>
          </m:sub>
        </m:sSub>
      </m:oMath>
      <w:r>
        <w:t>) comparing post-exam to pre-exam recordings. This parameterization allowed us to distinguish the immediate impact of anticipatory stress from subsequent recovery dynamics (for details, see SM). For sustained-vowel outcomes (F0 and NNE), values represent session-level averages computed across the three sustained vowels (/a/, /i/, /u/) and their repetitions.</w:t>
      </w:r>
    </w:p>
    <w:p w14:paraId="392CE8E6" w14:textId="784C5759" w:rsidR="002B6180" w:rsidRDefault="00000000">
      <w:pPr>
        <w:pStyle w:val="BodyText"/>
      </w:pPr>
      <w:r>
        <w:rPr>
          <w:b/>
          <w:bCs/>
        </w:rPr>
        <w:t>Fundamental frequency.</w:t>
      </w:r>
      <w:r>
        <w:t xml:space="preserve"> Descriptive statistics revealed a progressive pattern across timepoints. Mean F0 at baseline was 190.7 Hz (</w:t>
      </w:r>
      <w:r>
        <w:rPr>
          <w:i/>
          <w:iCs/>
        </w:rPr>
        <w:t>SD</w:t>
      </w:r>
      <w:r>
        <w:t xml:space="preserve"> = 22.0), increasing to 194.0 Hz (</w:t>
      </w:r>
      <w:r>
        <w:rPr>
          <w:i/>
          <w:iCs/>
        </w:rPr>
        <w:t>SD</w:t>
      </w:r>
      <w:r>
        <w:t xml:space="preserve"> = 21.9) </w:t>
        <w:lastRenderedPageBreak/>
        <w:t>immediately before the exam and then declining slightly to 192.5 Hz (</w:t>
      </w:r>
      <w:r>
        <w:rPr>
          <w:i/>
          <w:iCs/>
        </w:rPr>
        <w:t>SD</w:t>
      </w:r>
      <w:r>
        <w:t xml:space="preserve"> = 23.6) following the exam. The hierarchical model confirmed robust stress-related elevation. The intercept parameter </w:t>
      </w:r>
      <m:oMath>
        <m:r>
          <w:rPr>
            <w:rFonts w:ascii="Cambria Math" w:hAnsi="Cambria Math"/>
          </w:rPr>
          <m:t>α</m:t>
        </m:r>
      </m:oMath>
      <w:r>
        <w:t>, representing the estimated F0 at baseline, had a posterior median of 192.48 Hz (</w:t>
      </w:r>
      <w:r>
        <w:rPr>
          <w:i/>
          <w:iCs/>
        </w:rPr>
        <w:t>MAD</w:t>
      </w:r>
      <w:r>
        <w:t xml:space="preserve"> = 1.73, 89% CrI [189.07, 195.96]). The stress contrast </w:t>
      </w:r>
      <m:oMath>
        <m:sSub>
          <m:sSubPr>
            <m:ctrlPr>
              <w:rPr>
                <w:rFonts w:ascii="Cambria Math" w:hAnsi="Cambria Math"/>
              </w:rPr>
            </m:ctrlPr>
          </m:sSubPr>
          <m:e>
            <m:r>
              <w:rPr>
                <w:rFonts w:ascii="Cambria Math" w:hAnsi="Cambria Math"/>
              </w:rPr>
              <m:t>β</m:t>
            </m:r>
          </m:e>
          <m:sub>
            <m:r>
              <w:rPr>
                <w:rFonts w:ascii="Cambria Math" w:hAnsi="Cambria Math"/>
              </w:rPr>
              <m:t>1</m:t>
            </m:r>
          </m:sub>
        </m:sSub>
      </m:oMath>
      <w:r>
        <w:t xml:space="preserve"> showed a clear positive effect: F0 increased by 3.27 Hz (</w:t>
      </w:r>
      <w:r>
        <w:rPr>
          <w:i/>
          <w:iCs/>
        </w:rPr>
        <w:t>MAD</w:t>
      </w:r>
      <w:r>
        <w:t xml:space="preserve"> = 1.25, 89% CrI [</w:t>
      </w:r>
      <w:del w:id="18" w:author="Claude" w:date="2026-06-13T00:00:00Z">
        <w:r>
          <w:delText>0.81, 5.71</w:delText>
        </w:r>
      </w:del>
      <w:ins w:id="19" w:author="Claude" w:date="2026-06-13T00:00:00Z">
        <w:r>
          <w:t>1.25, 5.27</w:t>
        </w:r>
      </w:ins>
      <w:r>
        <w:t xml:space="preserve">]) when comparing pre-exam to baseline recordings, with </w:t>
      </w:r>
      <w:r>
        <w:rPr>
          <w:i/>
          <w:iCs/>
        </w:rPr>
        <w:t>P</w:t>
      </w:r>
      <w:r>
        <w:t>(</w:t>
      </w:r>
      <m:oMath>
        <m:sSub>
          <m:sSubPr>
            <m:ctrlPr>
              <w:rPr>
                <w:rFonts w:ascii="Cambria Math" w:hAnsi="Cambria Math"/>
              </w:rPr>
            </m:ctrlPr>
          </m:sSubPr>
          <m:e>
            <m:r>
              <w:rPr>
                <w:rFonts w:ascii="Cambria Math" w:hAnsi="Cambria Math"/>
              </w:rPr>
              <m:t>β</m:t>
            </m:r>
          </m:e>
          <m:sub>
            <m:r>
              <w:rPr>
                <w:rFonts w:ascii="Cambria Math" w:hAnsi="Cambria Math"/>
              </w:rPr>
              <m:t>1</m:t>
            </m:r>
          </m:sub>
        </m:sSub>
      </m:oMath>
      <w:r>
        <w:t xml:space="preserve"> &gt; 0) = 0.995. This finding indicates that acute academic stress reliably elevates vocal pitch, consistent with increased laryngeal tension and autonomic arousal. The recovery contrast </w:t>
      </w:r>
      <m:oMath>
        <m:sSub>
          <m:sSubPr>
            <m:ctrlPr>
              <w:rPr>
                <w:rFonts w:ascii="Cambria Math" w:hAnsi="Cambria Math"/>
              </w:rPr>
            </m:ctrlPr>
          </m:sSubPr>
          <m:e>
            <m:r>
              <w:rPr>
                <w:rFonts w:ascii="Cambria Math" w:hAnsi="Cambria Math"/>
              </w:rPr>
              <m:t>β</m:t>
            </m:r>
          </m:e>
          <m:sub>
            <m:r>
              <w:rPr>
                <w:rFonts w:ascii="Cambria Math" w:hAnsi="Cambria Math"/>
              </w:rPr>
              <m:t>2</m:t>
            </m:r>
          </m:sub>
        </m:sSub>
      </m:oMath>
      <w:r>
        <w:t xml:space="preserve"> was essentially null (median = 0.14 Hz, </w:t>
      </w:r>
      <w:r>
        <w:rPr>
          <w:i/>
          <w:iCs/>
        </w:rPr>
        <w:t>MAD</w:t>
      </w:r>
      <w:r>
        <w:t xml:space="preserve"> = 1.24, 89% CrI [</w:t>
      </w:r>
      <w:del w:id="20" w:author="Claude" w:date="2026-06-13T00:00:00Z">
        <w:r>
          <w:delText>-2.34, 2.59</w:delText>
        </w:r>
      </w:del>
      <w:ins w:id="21" w:author="Claude" w:date="2026-06-13T00:00:00Z">
        <w:r>
          <w:t>−1.89, 2.11</w:t>
        </w:r>
      </w:ins>
      <w:r>
        <w:t xml:space="preserve">], </w:t>
      </w:r>
      <m:oMath>
        <m:r>
          <w:rPr>
            <w:rFonts w:ascii="Cambria Math" w:hAnsi="Cambria Math"/>
          </w:rPr>
          <m:t>P</m:t>
        </m:r>
        <m:d>
          <m:dPr>
            <m:ctrlPr>
              <w:rPr>
                <w:rFonts w:ascii="Cambria Math" w:hAnsi="Cambria Math"/>
              </w:rPr>
            </m:ctrlPr>
          </m:dPr>
          <m:e>
            <m:sSub>
              <m:sSubPr>
                <m:ctrlPr>
                  <w:rPr>
                    <w:rFonts w:ascii="Cambria Math" w:hAnsi="Cambria Math"/>
                  </w:rPr>
                </m:ctrlPr>
              </m:sSubPr>
              <m:e>
                <m:r>
                  <w:rPr>
                    <w:rFonts w:ascii="Cambria Math" w:hAnsi="Cambria Math"/>
                  </w:rPr>
                  <m:t>β</m:t>
                </m:r>
              </m:e>
              <m:sub>
                <m:r>
                  <w:rPr>
                    <w:rFonts w:ascii="Cambria Math" w:hAnsi="Cambria Math"/>
                  </w:rPr>
                  <m:t>2</m:t>
                </m:r>
              </m:sub>
            </m:sSub>
            <m:r>
              <m:rPr>
                <m:sty m:val="p"/>
              </m:rPr>
              <w:rPr>
                <w:rFonts w:ascii="Cambria Math" w:hAnsi="Cambria Math"/>
              </w:rPr>
              <m:t>&gt;</m:t>
            </m:r>
            <m:r>
              <w:rPr>
                <w:rFonts w:ascii="Cambria Math" w:hAnsi="Cambria Math"/>
              </w:rPr>
              <m:t>0</m:t>
            </m:r>
          </m:e>
        </m:d>
      </m:oMath>
      <w:r>
        <w:t xml:space="preserve"> = 0.542), indicating that F0 plateaued after the exam with minimal further change during the brief recovery period.</w:t>
      </w:r>
    </w:p>
    <w:p w14:paraId="0AEFA490" w14:textId="7258931C" w:rsidR="002B6180" w:rsidRDefault="00000000">
      <w:pPr>
        <w:pStyle w:val="BodyText"/>
      </w:pPr>
      <w:r>
        <w:t xml:space="preserve">Between-person variability was substantial. The standard deviation of random intercepts was </w:t>
      </w:r>
      <m:oMath>
        <m:sSub>
          <m:sSubPr>
            <m:ctrlPr>
              <w:rPr>
                <w:rFonts w:ascii="Cambria Math" w:hAnsi="Cambria Math"/>
              </w:rPr>
            </m:ctrlPr>
          </m:sSubPr>
          <m:e>
            <m:r>
              <w:rPr>
                <w:rFonts w:ascii="Cambria Math" w:hAnsi="Cambria Math"/>
              </w:rPr>
              <m:t>τ</m:t>
            </m:r>
          </m:e>
          <m:sub>
            <m:r>
              <w:rPr>
                <w:rFonts w:ascii="Cambria Math" w:hAnsi="Cambria Math"/>
              </w:rPr>
              <m:t>1</m:t>
            </m:r>
          </m:sub>
        </m:sSub>
      </m:oMath>
      <w:r>
        <w:t xml:space="preserve"> = 19.86 (89% CrI [</w:t>
      </w:r>
      <w:del w:id="22" w:author="Claude" w:date="2026-06-13T00:00:00Z">
        <w:r>
          <w:delText>17.68, 22.44</w:delText>
        </w:r>
      </w:del>
      <w:ins w:id="23" w:author="Claude" w:date="2026-06-13T00:00:00Z">
        <w:r>
          <w:t>18.07, 21.95</w:t>
        </w:r>
      </w:ins>
      <w:r>
        <w:t xml:space="preserve">]), reflecting considerable individual differences in baseline vocal pitch. The standard deviation of random slopes for the stress contrast was </w:t>
      </w:r>
      <m:oMath>
        <m:sSub>
          <m:sSubPr>
            <m:ctrlPr>
              <w:rPr>
                <w:rFonts w:ascii="Cambria Math" w:hAnsi="Cambria Math"/>
              </w:rPr>
            </m:ctrlPr>
          </m:sSubPr>
          <m:e>
            <m:r>
              <w:rPr>
                <w:rFonts w:ascii="Cambria Math" w:hAnsi="Cambria Math"/>
              </w:rPr>
              <m:t>τ</m:t>
            </m:r>
          </m:e>
          <m:sub>
            <m:r>
              <w:rPr>
                <w:rFonts w:ascii="Cambria Math" w:hAnsi="Cambria Math"/>
              </w:rPr>
              <m:t>2</m:t>
            </m:r>
          </m:sub>
        </m:sSub>
      </m:oMath>
      <w:r>
        <w:t xml:space="preserve"> = 1.08 (89% CrI [</w:t>
      </w:r>
      <w:del w:id="24" w:author="Claude" w:date="2026-06-13T00:00:00Z">
        <w:r>
          <w:delText>0.04, 4.45</w:delText>
        </w:r>
      </w:del>
      <w:ins w:id="25" w:author="Claude" w:date="2026-06-13T00:00:00Z">
        <w:r>
          <w:t>0.09, 3.74</w:t>
        </w:r>
      </w:ins>
      <w:r>
        <w:t xml:space="preserve">]), indicating modest heterogeneity in stress reactivity after accounting for personality moderation (see below). Residual variability within individuals was </w:t>
      </w:r>
      <m:oMath>
        <m:r>
          <w:rPr>
            <w:rFonts w:ascii="Cambria Math" w:hAnsi="Cambria Math"/>
          </w:rPr>
          <m:t>σ</m:t>
        </m:r>
      </m:oMath>
      <w:r>
        <w:t xml:space="preserve"> = 9.10 Hz (89% CrI [</w:t>
      </w:r>
      <w:del w:id="26" w:author="Claude" w:date="2026-06-13T00:00:00Z">
        <w:r>
          <w:delText>8.34, 9.96</w:delText>
        </w:r>
      </w:del>
      <w:ins w:id="27" w:author="Claude" w:date="2026-06-13T00:00:00Z">
        <w:r>
          <w:t>8.48, 9.79</w:t>
        </w:r>
      </w:ins>
      <w:r>
        <w:t>]).</w:t>
      </w:r>
    </w:p>
    <w:p w14:paraId="2688D618" w14:textId="1067F822" w:rsidR="002B6180" w:rsidRDefault="00000000">
      <w:pPr>
        <w:pStyle w:val="BodyText"/>
      </w:pPr>
      <w:r>
        <w:rPr>
          <w:b/>
          <w:bCs/>
        </w:rPr>
        <w:t>Normalized noise energy.</w:t>
      </w:r>
      <w:r>
        <w:t xml:space="preserve"> In contrast to F0, NNE exhibited a pattern consistent with reduced glottal noise under stress. Descriptively, mean NNE at baseline was -26.55 dB (</w:t>
      </w:r>
      <w:r>
        <w:rPr>
          <w:i/>
          <w:iCs/>
        </w:rPr>
        <w:t>SD</w:t>
      </w:r>
      <w:r>
        <w:t xml:space="preserve"> = 2.64), decreasing to -27.09 dB (</w:t>
      </w:r>
      <w:r>
        <w:rPr>
          <w:i/>
          <w:iCs/>
        </w:rPr>
        <w:t>SD</w:t>
      </w:r>
      <w:r>
        <w:t xml:space="preserve"> = 3.25) at the pre-exam assessment and remaining relatively stable at -26.98 dB (</w:t>
      </w:r>
      <w:r>
        <w:rPr>
          <w:i/>
          <w:iCs/>
        </w:rPr>
        <w:t>SD</w:t>
      </w:r>
      <w:r>
        <w:t xml:space="preserve"> = 2.91) post-exam. More negative NNE values indicate a more periodic, harmonically stable signal. The hierarchical model confirmed systematic stress-induced reduction in glottal noise. The intercept had a posterior median of -26.87 dB (</w:t>
      </w:r>
      <w:r>
        <w:rPr>
          <w:i/>
          <w:iCs/>
        </w:rPr>
        <w:t>MAD</w:t>
      </w:r>
      <w:r>
        <w:t xml:space="preserve"> = 0.20, 89% CrI [</w:t>
      </w:r>
      <w:del w:id="28" w:author="Claude" w:date="2026-06-13T00:00:00Z">
        <w:r>
          <w:delText>-27.28, -26.47</w:delText>
        </w:r>
      </w:del>
      <w:ins w:id="29" w:author="Claude" w:date="2026-06-13T00:00:00Z">
        <w:r>
          <w:t>−27.20, −26.53</w:t>
        </w:r>
      </w:ins>
      <w:r>
        <w:t xml:space="preserve">]). The stress contrast showed a robust negative effect: NNE decreased by </w:t>
      </w:r>
      <w:del w:id="30" w:author="Claude" w:date="2026-06-13T00:00:00Z">
        <w:r>
          <w:delText>0.79 dB (</w:delText>
        </w:r>
      </w:del>
      <w:ins w:id="31" w:author="Claude" w:date="2026-06-13T00:00:00Z">
        <w:r>
          <w:t xml:space="preserve">0.65 </w:t>
          <w:lastRenderedPageBreak/>
          <w:t>dB (</w:t>
        </w:r>
      </w:ins>
      <w:r>
        <w:rPr>
          <w:i/>
          <w:iCs/>
        </w:rPr>
        <w:t>MAD</w:t>
      </w:r>
      <w:r>
        <w:t xml:space="preserve"> = </w:t>
      </w:r>
      <w:del w:id="32" w:author="Claude" w:date="2026-06-13T00:00:00Z">
        <w:r>
          <w:delText>0.31</w:delText>
        </w:r>
      </w:del>
      <w:ins w:id="33" w:author="Claude" w:date="2026-06-13T00:00:00Z">
        <w:r>
          <w:t>0.28</w:t>
        </w:r>
      </w:ins>
      <w:r>
        <w:t>, 89% CrI [</w:t>
      </w:r>
      <w:del w:id="34" w:author="Claude" w:date="2026-06-13T00:00:00Z">
        <w:r>
          <w:delText>-1.30, -0.30</w:delText>
        </w:r>
      </w:del>
      <w:ins w:id="35" w:author="Claude" w:date="2026-06-13T00:00:00Z">
        <w:r>
          <w:t>−1.10, −0.21</w:t>
        </w:r>
      </w:ins>
      <w:r>
        <w:t xml:space="preserve">]), with </w:t>
      </w:r>
      <m:oMath>
        <m:r>
          <w:rPr>
            <w:rFonts w:ascii="Cambria Math" w:hAnsi="Cambria Math"/>
          </w:rPr>
          <m:t>P</m:t>
        </m:r>
        <m:d>
          <m:dPr>
            <m:ctrlPr>
              <w:rPr>
                <w:rFonts w:ascii="Cambria Math" w:hAnsi="Cambria Math"/>
              </w:rPr>
            </m:ctrlPr>
          </m:dPr>
          <m:e>
            <m:sSub>
              <m:sSubPr>
                <m:ctrlPr>
                  <w:rPr>
                    <w:rFonts w:ascii="Cambria Math" w:hAnsi="Cambria Math"/>
                  </w:rPr>
                </m:ctrlPr>
              </m:sSubPr>
              <m:e>
                <m:r>
                  <w:rPr>
                    <w:rFonts w:ascii="Cambria Math" w:hAnsi="Cambria Math"/>
                  </w:rPr>
                  <m:t>β</m:t>
                </m:r>
              </m:e>
              <m:sub>
                <m:r>
                  <w:rPr>
                    <w:rFonts w:ascii="Cambria Math" w:hAnsi="Cambria Math"/>
                  </w:rPr>
                  <m:t>1</m:t>
                </m:r>
              </m:sub>
            </m:sSub>
            <m:r>
              <m:rPr>
                <m:sty m:val="p"/>
              </m:rPr>
              <w:rPr>
                <w:rFonts w:ascii="Cambria Math" w:hAnsi="Cambria Math"/>
              </w:rPr>
              <m:t>&lt;</m:t>
            </m:r>
            <m:r>
              <w:rPr>
                <w:rFonts w:ascii="Cambria Math" w:hAnsi="Cambria Math"/>
              </w:rPr>
              <m:t>0</m:t>
            </m:r>
          </m:e>
        </m:d>
      </m:oMath>
      <w:r>
        <w:t xml:space="preserve"> = 0.995. The recovery contrast was </w:t>
      </w:r>
      <m:oMath>
        <m:sSub>
          <m:sSubPr>
            <m:ctrlPr>
              <w:rPr>
                <w:rFonts w:ascii="Cambria Math" w:hAnsi="Cambria Math"/>
              </w:rPr>
            </m:ctrlPr>
          </m:sSubPr>
          <m:e>
            <m:r>
              <w:rPr>
                <w:rFonts w:ascii="Cambria Math" w:hAnsi="Cambria Math"/>
              </w:rPr>
              <m:t>β</m:t>
            </m:r>
          </m:e>
          <m:sub>
            <m:r>
              <w:rPr>
                <w:rFonts w:ascii="Cambria Math" w:hAnsi="Cambria Math"/>
              </w:rPr>
              <m:t>2</m:t>
            </m:r>
          </m:sub>
        </m:sSub>
      </m:oMath>
      <w:r>
        <w:t xml:space="preserve"> = </w:t>
      </w:r>
      <w:del w:id="36" w:author="Claude" w:date="2026-06-13T00:00:00Z">
        <w:r>
          <w:delText>-0.19</w:delText>
        </w:r>
      </w:del>
      <w:ins w:id="37" w:author="Claude" w:date="2026-06-13T00:00:00Z">
        <w:r>
          <w:t>−0.22</w:t>
        </w:r>
      </w:ins>
      <w:r>
        <w:t xml:space="preserve"> dB (</w:t>
      </w:r>
      <w:r>
        <w:rPr>
          <w:i/>
          <w:iCs/>
        </w:rPr>
        <w:t>MAD</w:t>
      </w:r>
      <w:r>
        <w:t xml:space="preserve"> = </w:t>
      </w:r>
      <w:del w:id="38" w:author="Claude" w:date="2026-06-13T00:00:00Z">
        <w:r>
          <w:delText>0.30</w:delText>
        </w:r>
      </w:del>
      <w:ins w:id="39" w:author="Claude" w:date="2026-06-13T00:00:00Z">
        <w:r>
          <w:t>0.28</w:t>
        </w:r>
      </w:ins>
      <w:r>
        <w:t>, 89% CrI [</w:t>
      </w:r>
      <w:del w:id="40" w:author="Claude" w:date="2026-06-13T00:00:00Z">
        <w:r>
          <w:delText>-0.69, 0.31</w:delText>
        </w:r>
      </w:del>
      <w:ins w:id="41" w:author="Claude" w:date="2026-06-13T00:00:00Z">
        <w:r>
          <w:t>−0.67, 0.23</w:t>
        </w:r>
      </w:ins>
      <w:r>
        <w:t xml:space="preserve">]). </w:t>
      </w:r>
      <w:del w:id="42" w:author="Claude" w:date="2026-06-13T00:00:00Z">
        <w:r>
          <w:delText>The 89% CrI includes zero and the directional probability is weak (</w:delText>
        </w:r>
      </w:del>
      <w:ins w:id="43" w:author="Claude" w:date="2026-06-13T00:00:00Z">
        <w:r>
          <w:t xml:space="preserve">Directional evidence was modest (pd = .78; </w:t>
        </w:r>
      </w:ins>
      <m:oMath>
        <m:r>
          <w:rPr>
            <w:rFonts w:ascii="Cambria Math" w:hAnsi="Cambria Math"/>
          </w:rPr>
          <m:t>P</m:t>
        </m:r>
        <m:d>
          <m:dPr>
            <m:ctrlPr>
              <w:rPr>
                <w:rFonts w:ascii="Cambria Math" w:hAnsi="Cambria Math"/>
              </w:rPr>
            </m:ctrlPr>
          </m:dPr>
          <m:e>
            <m:sSub>
              <m:sSubPr>
                <m:ctrlPr>
                  <w:rPr>
                    <w:rFonts w:ascii="Cambria Math" w:hAnsi="Cambria Math"/>
                  </w:rPr>
                </m:ctrlPr>
              </m:sSubPr>
              <m:e>
                <m:r>
                  <w:rPr>
                    <w:rFonts w:ascii="Cambria Math" w:hAnsi="Cambria Math"/>
                  </w:rPr>
                  <m:t>β</m:t>
                </m:r>
              </m:e>
              <m:sub>
                <m:r>
                  <w:rPr>
                    <w:rFonts w:ascii="Cambria Math" w:hAnsi="Cambria Math"/>
                  </w:rPr>
                  <m:t>2</m:t>
                </m:r>
              </m:sub>
            </m:sSub>
            <m:r>
              <m:rPr>
                <m:sty m:val="p"/>
              </m:rPr>
              <w:rPr>
                <w:rFonts w:ascii="Cambria Math" w:hAnsi="Cambria Math"/>
              </w:rPr>
              <m:t>&lt;</m:t>
            </m:r>
            <m:r>
              <w:rPr>
                <w:rFonts w:ascii="Cambria Math" w:hAnsi="Cambria Math"/>
              </w:rPr>
              <m:t>0</m:t>
            </m:r>
          </m:e>
        </m:d>
      </m:oMath>
      <w:r>
        <w:t xml:space="preserve"> = 0.219), indicating minimal systematic change during the post-exam period. Random effects estimates revealed considerable between-person heterogeneity in baseline NNE (</w:t>
      </w:r>
      <m:oMath>
        <m:sSub>
          <m:sSubPr>
            <m:ctrlPr>
              <w:rPr>
                <w:rFonts w:ascii="Cambria Math" w:hAnsi="Cambria Math"/>
              </w:rPr>
            </m:ctrlPr>
          </m:sSubPr>
          <m:e>
            <m:r>
              <w:rPr>
                <w:rFonts w:ascii="Cambria Math" w:hAnsi="Cambria Math"/>
              </w:rPr>
              <m:t>τ</m:t>
            </m:r>
          </m:e>
          <m:sub>
            <m:r>
              <w:rPr>
                <w:rFonts w:ascii="Cambria Math" w:hAnsi="Cambria Math"/>
              </w:rPr>
              <m:t>1</m:t>
            </m:r>
          </m:sub>
        </m:sSub>
      </m:oMath>
      <w:r>
        <w:t xml:space="preserve"> = 2.14, 89% CrI [</w:t>
      </w:r>
      <w:del w:id="44" w:author="Claude" w:date="2026-06-13T00:00:00Z">
        <w:r>
          <w:delText>1.85, 2.46</w:delText>
        </w:r>
      </w:del>
      <w:ins w:id="45" w:author="Claude" w:date="2026-06-13T00:00:00Z">
        <w:r>
          <w:t>1.86, 2.45</w:t>
        </w:r>
      </w:ins>
      <w:r>
        <w:t>]) and in stress-related change (</w:t>
      </w:r>
      <m:oMath>
        <m:sSub>
          <m:sSubPr>
            <m:ctrlPr>
              <w:rPr>
                <w:rFonts w:ascii="Cambria Math" w:hAnsi="Cambria Math"/>
              </w:rPr>
            </m:ctrlPr>
          </m:sSubPr>
          <m:e>
            <m:r>
              <w:rPr>
                <w:rFonts w:ascii="Cambria Math" w:hAnsi="Cambria Math"/>
              </w:rPr>
              <m:t>τ</m:t>
            </m:r>
          </m:e>
          <m:sub>
            <m:r>
              <w:rPr>
                <w:rFonts w:ascii="Cambria Math" w:hAnsi="Cambria Math"/>
              </w:rPr>
              <m:t>2</m:t>
            </m:r>
          </m:sub>
        </m:sSub>
      </m:oMath>
      <w:r>
        <w:t xml:space="preserve"> = 0.71, 89% CrI [</w:t>
      </w:r>
      <w:del w:id="46" w:author="Claude" w:date="2026-06-13T00:00:00Z">
        <w:r>
          <w:delText>0.06, 1.56</w:delText>
        </w:r>
      </w:del>
      <w:ins w:id="47" w:author="Claude" w:date="2026-06-13T00:00:00Z">
        <w:r>
          <w:t>0.06, 1.54</w:t>
        </w:r>
      </w:ins>
      <w:r>
        <w:t xml:space="preserve">]). Residual variability was </w:t>
      </w:r>
      <m:oMath>
        <m:r>
          <w:rPr>
            <w:rFonts w:ascii="Cambria Math" w:hAnsi="Cambria Math"/>
          </w:rPr>
          <m:t>σ</m:t>
        </m:r>
      </m:oMath>
      <w:r>
        <w:t xml:space="preserve"> = </w:t>
      </w:r>
      <w:del w:id="48" w:author="Claude" w:date="2026-06-13T00:00:00Z">
        <w:r>
          <w:delText>1.98</w:delText>
        </w:r>
      </w:del>
      <w:ins w:id="49" w:author="Claude" w:date="2026-06-13T00:00:00Z">
        <w:r>
          <w:t>1.96</w:t>
        </w:r>
      </w:ins>
      <w:r>
        <w:t xml:space="preserve"> dB (89% CrI [</w:t>
      </w:r>
      <w:del w:id="50" w:author="Claude" w:date="2026-06-13T00:00:00Z">
        <w:r>
          <w:delText>1.78, 2.17</w:delText>
        </w:r>
      </w:del>
      <w:ins w:id="51" w:author="Claude" w:date="2026-06-13T00:00:00Z">
        <w:r>
          <w:t>1.79, 2.16</w:t>
        </w:r>
      </w:ins>
      <w:r>
        <w:t>]).</w:t>
      </w:r>
    </w:p>
    <w:p w14:paraId="6A8A2FE2" w14:textId="77777777" w:rsidR="002B6180" w:rsidRDefault="00000000">
      <w:pPr>
        <w:pStyle w:val="BodyText"/>
      </w:pPr>
      <w:r>
        <w:rPr>
          <w:b/>
          <w:bCs/>
        </w:rPr>
        <w:t>Summary.</w:t>
      </w:r>
      <w:r>
        <w:t xml:space="preserve"> Exam-related stress produced dissociable changes in vocal production. Fundamental frequency increased robustly under stress, reflecting heightened autonomic arousal and laryngeal tension. In contrast, NNE decreased, indicating reduced glottal noise and a more controlled, periodic phonatory signal. These patterns suggest that acute stress does not simply destabilize the voice but instead induces simultaneous increases in physiological arousal (indexed by F0) and compensatory phonatory control (indexed by reduced noise). The consistent directionality and strong directional evidence (pd ≥ .99 for both F0 and NNE stress contrasts) underscore the robustness of these vocal signatures of stress. In contrast, recovery effects showed weaker directional evidence for both parameters.</w:t>
      </w:r>
    </w:p>
    <w:p w14:paraId="525BD0C9" w14:textId="77777777" w:rsidR="002B6180" w:rsidRDefault="00000000">
      <w:pPr>
        <w:pStyle w:val="Heading2"/>
      </w:pPr>
      <w:bookmarkStart w:id="52" w:name="Xb164bac5e943b641e774e18bac4cb850fb38e56"/>
      <w:bookmarkEnd w:id="17"/>
      <w:r>
        <w:t>Personality Moderation of Vocal Stress Responses</w:t>
      </w:r>
    </w:p>
    <w:p w14:paraId="27658723" w14:textId="77777777" w:rsidR="002B6180" w:rsidRDefault="00000000">
      <w:pPr>
        <w:pStyle w:val="FirstParagraph"/>
      </w:pPr>
      <w:r>
        <w:t>To examine whether PID-5 personality domains moderated vocal stress responses, we added to the previously-described models a trait × contrast interactions. Personality traits were modeled as latent variables derived from EMA assessments, incorporating explicit measurement error correction. We report moderation effects as the change in the stress or recovery contrast effect associated with a one-standard-deviation increase in the trait. We first present F0 moderation results, then examine whether personality domains differentially modulate voice quality (NNE).</w:t>
      </w:r>
    </w:p>
    <w:p w14:paraId="7CFE1491" w14:textId="740B9108" w:rsidR="002B6180" w:rsidRDefault="00000000">
      <w:pPr>
        <w:pStyle w:val="BodyText"/>
      </w:pPr>
      <w:r>
        <w:rPr>
          <w:b/>
          <w:bCs/>
        </w:rPr>
        <w:lastRenderedPageBreak/>
        <w:t>Arousal-related pitch responses (F0).</w:t>
      </w:r>
      <w:r>
        <w:t xml:space="preserve"> For F0, we estimated ten moderation parameters: five domains (Negative Affectivity, Detachment, Antagonism, Disinhibition, Psychoticism) crossed with two contrasts (stress, recovery). Table 1 presents posterior medians, 89% CrI, and directional probabilities for each interaction. Among these ten tests, only one showed clear evidence of moderation: Negative Affectivity amplified the stress-induced increase in F0 (</w:t>
      </w:r>
      <m:oMath>
        <m:sSub>
          <m:sSubPr>
            <m:ctrlPr>
              <w:rPr>
                <w:rFonts w:ascii="Cambria Math" w:hAnsi="Cambria Math"/>
              </w:rPr>
            </m:ctrlPr>
          </m:sSubPr>
          <m:e>
            <m:r>
              <w:rPr>
                <w:rFonts w:ascii="Cambria Math" w:hAnsi="Cambria Math"/>
              </w:rPr>
              <m:t>γ</m:t>
            </m:r>
          </m:e>
          <m:sub>
            <m:r>
              <w:rPr>
                <w:rFonts w:ascii="Cambria Math" w:hAnsi="Cambria Math"/>
              </w:rPr>
              <m:t>1</m:t>
            </m:r>
          </m:sub>
        </m:sSub>
      </m:oMath>
      <w:r>
        <w:t xml:space="preserve"> = 3.14 Hz per SD, 89% CrI [</w:t>
      </w:r>
      <w:del w:id="53" w:author="Claude" w:date="2026-06-13T00:00:00Z">
        <w:r>
          <w:delText>0.37, 5.89</w:delText>
        </w:r>
      </w:del>
      <w:ins w:id="54" w:author="Claude" w:date="2026-06-13T00:00:00Z">
        <w:r>
          <w:t>0.45, 5.84</w:t>
        </w:r>
      </w:ins>
      <w:r>
        <w:t xml:space="preserve">], pd = 0.97). This effect indicates that individuals higher in emotional reactivity and stress sensitivity (Negative Affect) exhibited stronger vocal arousal responses during anticipatory stress. No other stress-phase moderation effects showed meaningful Bayesian evidence. Detachment and Disinhibition exhibited no credible stress-phase moderation (pd= </w:t>
      </w:r>
      <w:del w:id="55" w:author="Claude" w:date="2026-06-13T00:00:00Z">
        <w:r>
          <w:delText>0.59 and 0.64</w:delText>
        </w:r>
      </w:del>
      <w:ins w:id="56" w:author="Claude" w:date="2026-06-13T00:00:00Z">
        <w:r>
          <w:t>0.58 and 0.54</w:t>
        </w:r>
      </w:ins>
      <w:r>
        <w:t>, respectively). During the recovery phase, Detachment showed a suggestive tendency toward reduced F0 elevation (</w:t>
      </w:r>
      <m:oMath>
        <m:sSub>
          <m:sSubPr>
            <m:ctrlPr>
              <w:rPr>
                <w:rFonts w:ascii="Cambria Math" w:hAnsi="Cambria Math"/>
              </w:rPr>
            </m:ctrlPr>
          </m:sSubPr>
          <m:e>
            <m:r>
              <w:rPr>
                <w:rFonts w:ascii="Cambria Math" w:hAnsi="Cambria Math"/>
              </w:rPr>
              <m:t>γ</m:t>
            </m:r>
          </m:e>
          <m:sub>
            <m:r>
              <w:rPr>
                <w:rFonts w:ascii="Cambria Math" w:hAnsi="Cambria Math"/>
              </w:rPr>
              <m:t>2</m:t>
            </m:r>
          </m:sub>
        </m:sSub>
      </m:oMath>
      <w:r>
        <w:t xml:space="preserve"> = </w:t>
      </w:r>
      <w:del w:id="230" w:author="Claude" w:date="2026-06-13T00:00:00Z">
        <w:r>
          <w:delText>−2.02</w:delText>
        </w:r>
      </w:del>
      <w:ins w:id="231" w:author="Claude" w:date="2026-06-13T00:00:00Z">
        <w:r>
          <w:rPr>
            <w:color w:val="EE0000"/>
          </w:rPr>
          <w:t>−2.04</w:t>
        </w:r>
      </w:ins>
      <w:r>
        <w:t xml:space="preserve"> Hz, pd = 0.88), whereas Disinhibition showed no meaningful effect (pd = </w:t>
      </w:r>
      <w:del w:id="57" w:author="Claude" w:date="2026-06-13T00:00:00Z">
        <w:r>
          <w:delText>0.67</w:delText>
        </w:r>
      </w:del>
      <w:ins w:id="58" w:author="Claude" w:date="2026-06-13T00:00:00Z">
        <w:r>
          <w:t>0.54</w:t>
        </w:r>
      </w:ins>
      <w:r>
        <w:t>).</w:t>
      </w:r>
    </w:p>
    <w:p w14:paraId="3A67EA20" w14:textId="7AC7DE02" w:rsidR="002B6180" w:rsidRDefault="00000000">
      <w:pPr>
        <w:pStyle w:val="BodyText"/>
      </w:pPr>
      <w:r>
        <w:t>For the recovery contrast, Antagonism showed the strongest moderation (</w:t>
      </w:r>
      <m:oMath>
        <m:sSub>
          <m:sSubPr>
            <m:ctrlPr>
              <w:rPr>
                <w:rFonts w:ascii="Cambria Math" w:hAnsi="Cambria Math"/>
              </w:rPr>
            </m:ctrlPr>
          </m:sSubPr>
          <m:e>
            <m:r>
              <w:rPr>
                <w:rFonts w:ascii="Cambria Math" w:hAnsi="Cambria Math"/>
              </w:rPr>
              <m:t>γ</m:t>
            </m:r>
          </m:e>
          <m:sub>
            <m:r>
              <w:rPr>
                <w:rFonts w:ascii="Cambria Math" w:hAnsi="Cambria Math"/>
              </w:rPr>
              <m:t>2</m:t>
            </m:r>
          </m:sub>
        </m:sSub>
      </m:oMath>
      <w:r>
        <w:t xml:space="preserve"> = 3.16 Hz per SD, 89% CrI [</w:t>
      </w:r>
      <w:del w:id="59" w:author="Claude" w:date="2026-06-13T00:00:00Z">
        <w:r>
          <w:delText>0.51, 5.78</w:delText>
        </w:r>
      </w:del>
      <w:ins w:id="60" w:author="Claude" w:date="2026-06-13T00:00:00Z">
        <w:r>
          <w:rPr>
            <w:color w:val="EE0000"/>
          </w:rPr>
          <w:t>0.61, 5.76]</w:t>
        </w:r>
      </w:ins>
      <w:r>
        <w:t xml:space="preserve">, pd = </w:t>
      </w:r>
      <w:del w:id="61" w:author="Claude" w:date="2026-06-13T00:00:00Z">
        <w:r>
          <w:delText>0.97</w:delText>
        </w:r>
      </w:del>
      <w:ins w:id="62" w:author="Claude" w:date="2026-06-13T00:00:00Z">
        <w:r>
          <w:t>0.98</w:t>
        </w:r>
      </w:ins>
      <w:r>
        <w:t>), suggesting that individuals higher in callousness and interpersonal hostility (Antagonism) exhibited continued F0 elevation during the post-exam period. However, this effect should be interpreted cautiously given the weak main effect of the recovery contrast itself and the relatively small sample for detecting interaction effects in the recovery phase.</w:t>
      </w:r>
    </w:p>
    <w:p w14:paraId="3F8D933C" w14:textId="3A016B6A" w:rsidR="002B6180" w:rsidRDefault="00000000">
      <w:pPr>
        <w:pStyle w:val="BodyText"/>
      </w:pPr>
      <w:r>
        <w:rPr>
          <w:b/>
          <w:bCs/>
        </w:rPr>
        <w:t>Voice Quality Moderation (NNE).</w:t>
      </w:r>
      <w:r>
        <w:t xml:space="preserve"> In contrast to F0, NNE showed minimal moderation during the stress phase, with all domains exhibiting weak directional certainty (all pd &lt; 0.83 for </w:t>
      </w:r>
      <m:oMath>
        <m:sSub>
          <m:sSubPr>
            <m:ctrlPr>
              <w:rPr>
                <w:rFonts w:ascii="Cambria Math" w:hAnsi="Cambria Math"/>
              </w:rPr>
            </m:ctrlPr>
          </m:sSubPr>
          <m:e>
            <m:r>
              <w:rPr>
                <w:rFonts w:ascii="Cambria Math" w:hAnsi="Cambria Math"/>
              </w:rPr>
              <m:t>γ</m:t>
            </m:r>
          </m:e>
          <m:sub>
            <m:r>
              <w:rPr>
                <w:rFonts w:ascii="Cambria Math" w:hAnsi="Cambria Math"/>
              </w:rPr>
              <m:t>1</m:t>
            </m:r>
          </m:sub>
        </m:sSub>
      </m:oMath>
      <w:r>
        <w:t>). However, the recovery phase revealed a distinct pattern: Psychoticism demonstrated strong directional certainty for recovery moderation (</w:t>
      </w:r>
      <m:oMath>
        <m:sSub>
          <m:sSubPr>
            <m:ctrlPr>
              <w:rPr>
                <w:rFonts w:ascii="Cambria Math" w:hAnsi="Cambria Math"/>
              </w:rPr>
            </m:ctrlPr>
          </m:sSubPr>
          <m:e>
            <m:r>
              <w:rPr>
                <w:rFonts w:ascii="Cambria Math" w:hAnsi="Cambria Math"/>
              </w:rPr>
              <m:t>γ</m:t>
            </m:r>
          </m:e>
          <m:sub>
            <m:r>
              <w:rPr>
                <w:rFonts w:ascii="Cambria Math" w:hAnsi="Cambria Math"/>
              </w:rPr>
              <m:t>2</m:t>
            </m:r>
          </m:sub>
        </m:sSub>
      </m:oMath>
      <w:r>
        <w:t xml:space="preserve"> = 0.88 dB, 89% CrI [</w:t>
      </w:r>
      <w:del w:id="63" w:author="Claude" w:date="2026-06-13T00:00:00Z">
        <w:r>
          <w:delText>0.05, 1.72</w:delText>
        </w:r>
      </w:del>
      <w:ins w:id="64" w:author="Claude" w:date="2026-06-13T00:00:00Z">
        <w:r>
          <w:rPr>
            <w:color w:val="EE0000"/>
          </w:rPr>
          <w:t>0.07, 1.68]</w:t>
        </w:r>
      </w:ins>
      <w:r>
        <w:t>, pd = 0.96</w:t>
      </w:r>
      <w:del w:id="65" w:author="Claude" w:date="2026-06-13T00:00:00Z">
        <w:r>
          <w:delText>, SNR = 1.74</w:delText>
        </w:r>
      </w:del>
      <w:r>
        <w:t xml:space="preserve">). This effect indicates that individuals higher in odd or eccentric thinking (Psychoticism) exhibited less </w:t>
        <w:lastRenderedPageBreak/>
        <w:t>negative NNE values (i.e., increased glottal noise) during the post-exam period, reflecting reduced phonatory control following stress exposure. Antagonism showed suggestive evidence for recovery moderation in the opposite direction (</w:t>
      </w:r>
      <m:oMath>
        <m:sSub>
          <m:sSubPr>
            <m:ctrlPr>
              <w:rPr>
                <w:rFonts w:ascii="Cambria Math" w:hAnsi="Cambria Math"/>
              </w:rPr>
            </m:ctrlPr>
          </m:sSubPr>
          <m:e>
            <m:r>
              <w:rPr>
                <w:rFonts w:ascii="Cambria Math" w:hAnsi="Cambria Math"/>
              </w:rPr>
              <m:t>γ</m:t>
            </m:r>
          </m:e>
          <m:sub>
            <m:r>
              <w:rPr>
                <w:rFonts w:ascii="Cambria Math" w:hAnsi="Cambria Math"/>
              </w:rPr>
              <m:t>2</m:t>
            </m:r>
          </m:sub>
        </m:sSub>
      </m:oMath>
      <w:r>
        <w:t xml:space="preserve"> = -0.43 dB, 89% CrI [</w:t>
      </w:r>
      <w:del w:id="66" w:author="Claude" w:date="2026-06-13T00:00:00Z">
        <w:r>
          <w:delText>-1.37, 0.49</w:delText>
        </w:r>
      </w:del>
      <w:ins w:id="67" w:author="Claude" w:date="2026-06-13T00:00:00Z">
        <w:r>
          <w:rPr>
            <w:color w:val="EE0000"/>
          </w:rPr>
          <w:t>−1.18, 0.33]</w:t>
        </w:r>
      </w:ins>
      <w:r>
        <w:t>, pd = 0.82)</w:t>
      </w:r>
      <w:del w:id="68" w:author="Claude" w:date="2026-06-13T00:00:00Z">
        <w:r>
          <w:delText>, though this fell below conventional evidence thresholds</w:delText>
        </w:r>
      </w:del>
      <w:r>
        <w:t>. No other domains showed meaningful NNE modulation (Table 2).</w:t>
      </w:r>
    </w:p>
    <w:p w14:paraId="355634D2" w14:textId="20C016CF" w:rsidR="002B6180" w:rsidRDefault="00000000">
      <w:pPr>
        <w:pStyle w:val="BodyText"/>
      </w:pPr>
      <w:r>
        <w:rPr>
          <w:b/>
          <w:bCs/>
        </w:rPr>
        <w:t>Summary.</w:t>
      </w:r>
      <w:r>
        <w:t xml:space="preserve"> The selective moderation patterns reveal striking domain-specificity in personality influences on vocal stress responses. Whereas Negative Affectivity reliably shaped arousal-related pitch responses during stress anticipation, voice quality (NNE) showed a completely distinct pattern: only Psychoticism modulated NNE, and exclusively during the recovery phase (</w:t>
      </w:r>
      <m:oMath>
        <m:sSub>
          <m:sSubPr>
            <m:ctrlPr>
              <w:rPr>
                <w:rFonts w:ascii="Cambria Math" w:hAnsi="Cambria Math"/>
              </w:rPr>
            </m:ctrlPr>
          </m:sSubPr>
          <m:e>
            <m:r>
              <w:rPr>
                <w:rFonts w:ascii="Cambria Math" w:hAnsi="Cambria Math"/>
              </w:rPr>
              <m:t>γ</m:t>
            </m:r>
          </m:e>
          <m:sub>
            <m:r>
              <w:rPr>
                <w:rFonts w:ascii="Cambria Math" w:hAnsi="Cambria Math"/>
              </w:rPr>
              <m:t>2</m:t>
            </m:r>
          </m:sub>
        </m:sSub>
      </m:oMath>
      <w:r>
        <w:t xml:space="preserve"> = 0.88 dB, pd = 0.96). This dissociation suggests that different personality domains influence distinct temporal phases and acoustic dimensions of stress responses. Internalizing traits (Negative Affectivity) appear to primarily modulate autonomic arousal indexed by F0 during stress exposure, whereas thought disorder characteristics (Psychoticism) influence phonatory control mechanisms reflected in glottal noise, particularly during stress de-escalation.</w:t>
      </w:r>
    </w:p>
    <w:p w14:paraId="5617C238" w14:textId="77777777" w:rsidR="002B6180" w:rsidRDefault="00000000">
      <w:pPr>
        <w:pStyle w:val="Heading2"/>
      </w:pPr>
      <w:bookmarkStart w:id="69" w:name="X4b062a7190cf71819856f464c6e05d35dc8fe0c"/>
      <w:bookmarkEnd w:id="52"/>
      <w:r>
        <w:t>Comparing EMA-Based and Baseline PID-5 Assessments</w:t>
      </w:r>
    </w:p>
    <w:p w14:paraId="6882D16E" w14:textId="77777777" w:rsidR="002B6180" w:rsidRDefault="00000000">
      <w:pPr>
        <w:pStyle w:val="FirstParagraph"/>
      </w:pPr>
      <w:r>
        <w:t>A methodological question central to our design was whether repeated measurement via EMA provided advantages over comprehensive single-occasion assessment. To address this, we compared three modeling approaches using leave-one-out cross-validation (LOO-CV): (1) EMA-only, incorporating three EMA assessments within a latent variable measurement model; (2) Baseline-only, using the full 220-item PID-5 from a single administration; and (3) Combined, simultaneously estimating both EMA latent traits (estimates from repeated EMA assessments) and baseline domain scores.</w:t>
      </w:r>
    </w:p>
    <w:p w14:paraId="7DA96929" w14:textId="54239B63" w:rsidR="002B6180" w:rsidRDefault="00000000">
      <w:pPr>
        <w:pStyle w:val="BodyText"/>
      </w:pPr>
      <w:r>
        <w:lastRenderedPageBreak/>
        <w:t>Out-of-sample predictive performance, quantified via expected log pointwise predictive density (ELPD), was comparable across the three approaches (Table 3). The EMA-based model showed numerically the highest ELPD, but differences relative to the Combined model (</w:t>
      </w:r>
      <m:oMath>
        <m:r>
          <w:rPr>
            <w:rFonts w:ascii="Cambria Math" w:hAnsi="Cambria Math"/>
          </w:rPr>
          <m:t>Δ</m:t>
        </m:r>
      </m:oMath>
      <w:r>
        <w:t xml:space="preserve"> ELPD = -3.0, </w:t>
      </w:r>
      <w:r>
        <w:rPr>
          <w:i/>
          <w:iCs/>
        </w:rPr>
        <w:t>SE</w:t>
      </w:r>
      <w:r>
        <w:t xml:space="preserve"> = 3.6) and Baseline-only model (</w:t>
      </w:r>
      <m:oMath>
        <m:r>
          <w:rPr>
            <w:rFonts w:ascii="Cambria Math" w:hAnsi="Cambria Math"/>
          </w:rPr>
          <m:t>Δ</m:t>
        </m:r>
      </m:oMath>
      <w:r>
        <w:t xml:space="preserve"> ELPD = -4.6, </w:t>
      </w:r>
      <w:r>
        <w:rPr>
          <w:i/>
          <w:iCs/>
        </w:rPr>
        <w:t>SE</w:t>
      </w:r>
      <w:r>
        <w:t xml:space="preserve"> = 4.0) did not exceed the conventional threshold for meaningful differences (|</w:t>
      </w:r>
      <m:oMath>
        <m:r>
          <w:rPr>
            <w:rFonts w:ascii="Cambria Math" w:hAnsi="Cambria Math"/>
          </w:rPr>
          <m:t>Δ</m:t>
        </m:r>
      </m:oMath>
      <w:r>
        <w:t>| &lt; 2 SE). This equivalence indicates that ambulatory assessment and comprehensive single-occasion assessment provide similar predictive accuracy for vocal F0 trajectories during acute stress.</w:t>
      </w:r>
    </w:p>
    <w:p w14:paraId="673441ED" w14:textId="7E9822FE" w:rsidR="002B6180" w:rsidRDefault="00000000">
      <w:pPr>
        <w:pStyle w:val="BodyText"/>
      </w:pPr>
      <w:r>
        <w:t xml:space="preserve">However, examination of moderation effect estimates revealed an important distinction. Table 4 presents a focused comparison for Negative Affectivity, the domain showing the strongest stress moderation. For Negative Affectivity—the domain with the strongest stress moderation—the EMA-based and baseline-questionnaire estimates </w:t>
      </w:r>
      <w:r>
        <w:rPr>
          <w:i/>
          <w:iCs/>
        </w:rPr>
        <w:t>agreed in direction</w:t>
      </w:r>
      <w:r>
        <w:t xml:space="preserve"> (both positive; EMA median = 3.07 Hz, 89% CrI [0.30, 5.91], pd = .96; baseline median = 2.65 Hz, 89% CrI [−1.33, 6.64], pd = .86), a convergence of directional evidence across two independent measurement approaches. The EMA interval was also narrower (89% CrI width ≈ 5.6 vs 8.0 Hz), which we report descriptively rather than as a precision claim. </w:t>
      </w:r>
      <w:r>
        <w:rPr>
          <w:i/>
          <w:iCs/>
        </w:rPr>
        <w:t>This cross-method agreement was specific to the focal effect: for the remaining PID-5 domains the two approaches yielded weak and not consistently concordant estimates</w:t>
      </w:r>
      <w:r>
        <w:t xml:space="preserve"> (see Supplementary Table S2).</w:t>
      </w:r>
    </w:p>
    <w:p w14:paraId="5AD220D9" w14:textId="08F41AB1" w:rsidR="002B6180" w:rsidRDefault="00000000" w:rsidP="00F31B3C">
      <w:pPr>
        <w:pStyle w:val="BodyText"/>
      </w:pPr>
      <w:r>
        <w:t xml:space="preserve">The Combined model, which simultaneously estimated both measurement approaches, produced moderation estimates intermediate between the two single-source models. Neither measurement approach dominated when both were included, suggesting that EMA and baseline assessment capture largely overlapping rather than complementary variance in predicting vocal stress reactivity. Together, these results indicate that the EMA and baseline approaches yielded </w:t>
      </w:r>
      <w:r>
        <w:rPr>
          <w:i/>
          <w:iCs/>
        </w:rPr>
        <w:lastRenderedPageBreak/>
        <w:t>directionally convergent</w:t>
      </w:r>
      <w:r>
        <w:t xml:space="preserve"> estimates for the focal effect, which is the relevant consideration for theory testing, even though aggregate predictive accuracy was similar.</w:t>
      </w:r>
    </w:p>
    <w:p w14:paraId="51175C77" w14:textId="52F384B6" w:rsidR="00DC5247" w:rsidRPr="00C85F6B" w:rsidRDefault="00DC5247" w:rsidP="00C85F6B">
      <w:pPr>
        <w:pStyle w:val="NormalWeb"/>
        <w:spacing w:line="480" w:lineRule="auto"/>
        <w:ind w:firstLine="680"/>
        <w:rPr>
          <w:lang w:val="en-US"/>
        </w:rPr>
      </w:pPr>
      <w:r>
        <w:rPr>
          <w:rStyle w:val="Strong"/>
          <w:lang w:val="en-US"/>
        </w:rPr>
        <w:t>Summary.</w:t>
      </w:r>
      <w:r>
        <w:rPr>
          <w:lang w:val="en-US"/>
        </w:rPr>
        <w:t xml:space="preserve"> EMA-based and baseline PID-5 assessments achieved equivalent out-of-sample predictive accuracy for vocal stress trajectories. EMA-derived estimates yielded narrower credible intervals for the focal effect (Negative Affectivity × stress), and both methods agreed in direction — a cross-method convergence relevant for theory testing.</w:t>
      </w:r>
    </w:p>
    <w:p w14:paraId="4A43196C" w14:textId="77777777" w:rsidR="002B6180" w:rsidRDefault="00000000" w:rsidP="00C827AE">
      <w:pPr>
        <w:pStyle w:val="Heading2"/>
        <w:jc w:val="center"/>
      </w:pPr>
      <w:bookmarkStart w:id="70" w:name="discussion"/>
      <w:bookmarkEnd w:id="69"/>
      <w:r>
        <w:t>Discussion</w:t>
      </w:r>
    </w:p>
    <w:p w14:paraId="58052747" w14:textId="1FE3D99A" w:rsidR="0084386D" w:rsidRPr="00F25B31" w:rsidRDefault="0084386D" w:rsidP="0084386D">
      <w:pPr>
        <w:pStyle w:val="Heading3"/>
        <w:framePr w:wrap="auto" w:vAnchor="margin" w:yAlign="inline"/>
        <w:spacing w:line="480" w:lineRule="auto"/>
        <w:rPr>
          <w:b w:val="0"/>
          <w:bCs w:val="0"/>
          <w:color w:val="EE0000"/>
        </w:rPr>
      </w:pPr>
      <w:r>
        <w:rPr>
          <w:b w:val="0"/>
          <w:bCs w:val="0"/>
        </w:rPr>
        <w:t xml:space="preserve">Across an ecologically valid academic stressor, we observed </w:t>
      </w:r>
      <w:del w:id="71" w:author="Claude" w:date="2026-06-13T00:00:00Z">
        <w:r>
          <w:rPr>
            <w:b w:val="0"/>
            <w:bCs w:val="0"/>
            <w:color w:val="EE0000"/>
          </w:rPr>
          <w:delText>reliable</w:delText>
        </w:r>
      </w:del>
      <w:ins w:id="72" w:author="Claude" w:date="2026-06-13T00:00:00Z">
        <w:r>
          <w:rPr>
            <w:b w:val="0"/>
            <w:bCs w:val="0"/>
            <w:color w:val="EE0000"/>
          </w:rPr>
          <w:t>directionally well-supported</w:t>
        </w:r>
      </w:ins>
      <w:r>
        <w:rPr>
          <w:b w:val="0"/>
          <w:bCs w:val="0"/>
          <w:color w:val="EE0000"/>
        </w:rPr>
        <w:t xml:space="preserve"> stress-related changes in two complementary vocal parameters—fundamental frequency (F0) and normalized noise energy (NNE)—and found selective, domain- and phase-specific moderation by PID-5 trait domains. Repeated brief EMA-based trait assessment achieved comparable predictive accuracy to a complete baseline PID-5 with directionally convergent moderation estimates for the focal trait. Together, these findings support transactional accounts of personality pathology by showing that maladaptive traits are expressed not only in average tendencies but also in how psychophysiological responses shift across situational demands and recovery.</w:t>
      </w:r>
    </w:p>
    <w:p w14:paraId="38E351EC" w14:textId="64E36F5E" w:rsidR="00C827AE" w:rsidRDefault="00C827AE" w:rsidP="0053127B">
      <w:pPr>
        <w:pStyle w:val="Heading3"/>
        <w:framePr w:wrap="auto" w:vAnchor="margin" w:yAlign="inline"/>
        <w:spacing w:line="480" w:lineRule="auto"/>
        <w:ind w:firstLine="0"/>
      </w:pPr>
      <w:r>
        <w:t>Vocal acoustics as objective indicators of situational stress</w:t>
      </w:r>
    </w:p>
    <w:p w14:paraId="54817BF9" w14:textId="067DDDDF" w:rsidR="0084386D" w:rsidRPr="0084386D" w:rsidRDefault="0084386D" w:rsidP="0084386D">
      <w:pPr>
        <w:ind w:firstLine="680"/>
      </w:pPr>
      <w:r>
        <w:rPr>
          <w:rFonts w:eastAsia="Times New Roman" w:cs="Times New Roman"/>
          <w:lang w:eastAsia="it-IT"/>
        </w:rPr>
        <w:t>Exam-related stress produced dissociable vocal changes. F0 increased during the pre-exam assessment, indicating heightened laryngeal tension and autonomic arousal (Giddens et al., 2013; Scherer, 2003), an effect that emerged in a real-world evaluative context rather than a laboratory paradigm, supporting the ecological validity of vocal pitch as a stress marker.</w:t>
      </w:r>
    </w:p>
    <w:p w14:paraId="3F49C3DA" w14:textId="50536AF2" w:rsidR="002B6180" w:rsidRDefault="00000000" w:rsidP="007402A5">
      <w:pPr>
        <w:pStyle w:val="BodyText"/>
      </w:pPr>
      <w:bookmarkStart w:id="73" w:name="X23153e9908c4187b70a1c6f150a54c45c64ab58"/>
      <w:r>
        <w:t xml:space="preserve">In contrast to a simple “vocal degradation” account, NNE decreased by </w:t>
      </w:r>
      <w:del w:id="74" w:author="Claude" w:date="2026-06-13T00:00:00Z">
        <w:r>
          <w:delText>0.79</w:delText>
        </w:r>
      </w:del>
      <w:ins w:id="75" w:author="Claude" w:date="2026-06-13T00:00:00Z">
        <w:r>
          <w:t>0.65</w:t>
        </w:r>
      </w:ins>
      <w:r>
        <w:t xml:space="preserve"> dB during stress, indicating a more periodic, less noisy signal. </w:t>
      </w:r>
      <w:r>
        <w:rPr>
          <w:rFonts w:eastAsia="Times New Roman" w:cs="Times New Roman"/>
          <w:lang w:eastAsia="it-IT"/>
        </w:rPr>
        <w:t xml:space="preserve">This pattern suggests that evaluative stress </w:t>
        <w:lastRenderedPageBreak/>
        <w:t xml:space="preserve">involves not only arousal-related activation (indexed by F0) but also compensatory phonatory control (indexed by reduced glottal noise). Under performance-oriented conditions, individuals may unconsciously adopt more effortful phonation that increases periodicity even as physiological arousal rises. This arousal–control dissociation implies that vocal stress responses are multidimensional, and that different personality domains may preferentially shape different </w:t>
      </w:r>
      <w:r>
        <w:t>components of the response.</w:t>
      </w:r>
    </w:p>
    <w:p w14:paraId="5849DDB9" w14:textId="77777777" w:rsidR="00A65D75" w:rsidRPr="00015BBB" w:rsidRDefault="00A65D75" w:rsidP="00A65D75">
      <w:pPr>
        <w:spacing w:before="100" w:beforeAutospacing="1" w:after="100" w:afterAutospacing="1"/>
        <w:ind w:firstLine="680"/>
        <w:rPr>
          <w:rFonts w:eastAsia="Times New Roman" w:cs="Times New Roman"/>
          <w:lang w:eastAsia="it-IT"/>
        </w:rPr>
      </w:pPr>
      <w:r>
        <w:rPr>
          <w:rFonts w:eastAsia="Times New Roman" w:cs="Times New Roman"/>
          <w:lang w:eastAsia="it-IT"/>
        </w:rPr>
        <w:t>Average recovery effects were weak for both parameters. Because exam grades were communicated immediately upon completion (via automated Moodle scoring), the persistence of stress-related vocal changes at T3 cannot be attributed to lingering outcome uncertainty. Instead, it likely reflects the slow decay of physiological activation, individual differences in recovery speed, or both—highlighting the value of modeling heterogeneity in recovery trajectories rather than relying on mean-level effects. Recovery may thus represent a particularly sensitive phase for revealing individual differences obscured at the level of average responses.</w:t>
      </w:r>
    </w:p>
    <w:p w14:paraId="69D9FCA4" w14:textId="1BB45C1D" w:rsidR="00D4503B" w:rsidRPr="00015BBB" w:rsidRDefault="00D4503B" w:rsidP="00D4503B">
      <w:pPr>
        <w:spacing w:before="100" w:beforeAutospacing="1" w:after="100" w:afterAutospacing="1"/>
        <w:ind w:firstLine="680"/>
        <w:rPr>
          <w:rFonts w:eastAsia="Times New Roman" w:cs="Times New Roman"/>
          <w:lang w:eastAsia="it-IT"/>
        </w:rPr>
      </w:pPr>
      <w:r>
        <w:rPr>
          <w:rFonts w:eastAsia="Times New Roman" w:cs="Times New Roman"/>
          <w:lang w:eastAsia="it-IT"/>
        </w:rPr>
        <w:t xml:space="preserve">This pattern converges with recent high-density EMA evidence. Kaurin et al. (2025) used a microburst design with 15-minute sampling intervals to track affective responses to daily stressors, finding that most affective resolution occurred within the first 15 minutes, after which affect plateaued. Critically, Neuroticism predicted higher initial reactivity but not the rate of affective change over time—closely paralleling our finding that Negative Affectivity amplified acute F0 responses without reliably moderating recovery. This convergence across self-reported affect and objective vocal markers supports the interpretation that trait-level negative emotionality primarily shapes the magnitude of the initial stress response rather than the speed of resolution (see also Vize et al., 2024). Both studies also identify meaningful between-person </w:t>
        <w:lastRenderedPageBreak/>
        <w:t>variability in post-stressor trajectories, suggesting that recovery dynamics may be shaped more by situational and state-level factors than by broad dispositional tendencies.</w:t>
      </w:r>
    </w:p>
    <w:p w14:paraId="47273908" w14:textId="1AD49EBA" w:rsidR="00C827AE" w:rsidRPr="00015BBB" w:rsidRDefault="00C827AE" w:rsidP="00D4503B">
      <w:pPr>
        <w:spacing w:before="100" w:beforeAutospacing="1" w:after="100" w:afterAutospacing="1"/>
        <w:rPr>
          <w:rFonts w:eastAsia="Times New Roman" w:cs="Times New Roman"/>
          <w:b/>
          <w:bCs/>
          <w:lang w:eastAsia="it-IT"/>
        </w:rPr>
      </w:pPr>
      <w:r>
        <w:rPr>
          <w:b/>
          <w:bCs/>
        </w:rPr>
        <w:t>Domain- and phase-specific moderation of vocal stress responses</w:t>
      </w:r>
    </w:p>
    <w:p w14:paraId="63DFF2BC" w14:textId="77777777" w:rsidR="00C92542" w:rsidRPr="00015BBB" w:rsidRDefault="00C92542" w:rsidP="006254AC">
      <w:pPr>
        <w:spacing w:before="100" w:beforeAutospacing="1" w:after="100" w:afterAutospacing="1"/>
        <w:ind w:firstLine="680"/>
        <w:rPr>
          <w:rFonts w:eastAsia="Times New Roman" w:cs="Times New Roman"/>
          <w:lang w:eastAsia="it-IT"/>
        </w:rPr>
      </w:pPr>
      <w:bookmarkStart w:id="76" w:name="X1fa8ff55924d531ef75d279f0def8f39c379b57"/>
      <w:bookmarkEnd w:id="73"/>
      <w:r>
        <w:rPr>
          <w:rFonts w:eastAsia="Times New Roman" w:cs="Times New Roman"/>
          <w:lang w:eastAsia="it-IT"/>
        </w:rPr>
        <w:t>Given the absence of prior research on personality moderation of vocal stress markers, we adopted an exploratory approach for most PID-5 domains, specifying a directional hypothesis only for Negative Affectivity. The resulting pattern indicates that personality pathology domains do not exert broad, uniform effects but instead moderate specific acoustic parameters at specific phases of the stress-response cycle.</w:t>
      </w:r>
    </w:p>
    <w:p w14:paraId="772C47FC" w14:textId="77777777" w:rsidR="00F67F74" w:rsidRDefault="00C827AE" w:rsidP="006254AC">
      <w:pPr>
        <w:pStyle w:val="Heading4"/>
        <w:framePr w:wrap="auto" w:vAnchor="margin" w:yAlign="inline"/>
        <w:spacing w:line="480" w:lineRule="auto"/>
      </w:pPr>
      <w:r>
        <w:t>Negative Affectivity: amplified acute arousal reactivity</w:t>
      </w:r>
      <w:bookmarkStart w:id="77" w:name="X3ef84ce2e553031ca611ace5c701b62ae6a9aca"/>
      <w:r>
        <w:t xml:space="preserve">. </w:t>
      </w:r>
    </w:p>
    <w:p w14:paraId="77F2F461" w14:textId="693A2863" w:rsidR="002B6180" w:rsidRPr="00015BBB" w:rsidRDefault="00D11693" w:rsidP="006254AC">
      <w:pPr>
        <w:pStyle w:val="Heading4"/>
        <w:framePr w:wrap="auto" w:vAnchor="margin" w:yAlign="inline"/>
        <w:spacing w:line="480" w:lineRule="auto"/>
        <w:rPr>
          <w:b w:val="0"/>
          <w:bCs/>
          <w:i w:val="0"/>
          <w:iCs/>
        </w:rPr>
      </w:pPr>
      <w:r>
        <w:rPr>
          <w:rFonts w:eastAsia="Times New Roman" w:cs="Times New Roman"/>
          <w:b w:val="0"/>
          <w:bCs/>
          <w:i w:val="0"/>
          <w:iCs/>
          <w:lang w:eastAsia="it-IT"/>
        </w:rPr>
        <w:t>As predicted, Negative Affectivity reliably amplified stress-induced F0 increases, with higher levels associated with stronger pitch elevation during anticipatory stress. This is consistent with models linking this domain to heightened threat vigilance, emotional lability, and sympathetic activation (Lahey, 2009; Ormel et al., 2013). The specificity of the effect to F0 during the stress phase—rather than to NNE or to recovery—supports the interpretation that Negative Affectivity primarily modulates arousal-driven autonomic pathways rather than broadly destabilizing vocal output.</w:t>
      </w:r>
    </w:p>
    <w:p w14:paraId="4665A700" w14:textId="5C3581C4" w:rsidR="00C827AE" w:rsidRPr="00015BBB" w:rsidRDefault="00C827AE" w:rsidP="006254AC">
      <w:pPr>
        <w:pStyle w:val="Heading4"/>
        <w:framePr w:wrap="auto" w:vAnchor="margin" w:yAlign="inline"/>
        <w:spacing w:line="480" w:lineRule="auto"/>
      </w:pPr>
      <w:r>
        <w:t>Antagonism: evidence for heterogeneous post-stressor trajectories</w:t>
      </w:r>
    </w:p>
    <w:p w14:paraId="402FACFB" w14:textId="595C5B9F" w:rsidR="00015BBB" w:rsidRPr="00015BBB" w:rsidRDefault="00015BBB" w:rsidP="00DC5247">
      <w:pPr>
        <w:pStyle w:val="BodyText"/>
      </w:pPr>
      <w:r>
        <w:rPr>
          <w:rFonts w:eastAsia="Times New Roman" w:cs="Times New Roman"/>
          <w:lang w:eastAsia="it-IT"/>
        </w:rPr>
        <w:t xml:space="preserve">Antagonism showed its strongest association with the recovery contrast for F0, suggesting that individuals higher on antagonistic traits exhibit different post-stressor arousal trajectories. Because the average recovery effect was near zero, this is best interpreted as preliminary evidence of heterogeneity in the persistence of arousal beyond stressor offset, rather than as population-level impaired recovery. Prolonged engagement with the evaluative episode (e.g., </w:t>
        <w:lastRenderedPageBreak/>
        <w:t>anger-focused rumination, irritability) could maintain physiological activation. Notably, Kaurin et al. (2025) showed that affective resolution largely occurs within 15 minutes of a daily stressor, suggesting that arousal persisting beyond this early window may reflect dysregulated recovery rather than normative responses. However, resolving whether this reflects affective inertia, continued contextual activation, or other processes will require denser post-stressor sampling and measures of post-exam cognitions.</w:t>
      </w:r>
    </w:p>
    <w:p w14:paraId="7CBEB945" w14:textId="72B52CAF" w:rsidR="00C827AE" w:rsidRDefault="00C827AE" w:rsidP="00DA4E4A">
      <w:pPr>
        <w:pStyle w:val="Heading4"/>
        <w:framePr w:wrap="auto" w:vAnchor="margin" w:yAlign="inline"/>
        <w:spacing w:line="480" w:lineRule="auto"/>
      </w:pPr>
      <w:bookmarkStart w:id="78" w:name="Xc5f2e79781ad72bd9222abef79a4de129254a88"/>
      <w:bookmarkEnd w:id="77"/>
      <w:r>
        <w:t>Psychoticism: selective modulation of voice quality during recovery</w:t>
      </w:r>
    </w:p>
    <w:p w14:paraId="2E8552AD" w14:textId="457DA83A" w:rsidR="00A07698" w:rsidRPr="00A07698" w:rsidRDefault="00A07698" w:rsidP="00A07698">
      <w:pPr>
        <w:pStyle w:val="BodyText"/>
      </w:pPr>
      <w:r>
        <w:rPr>
          <w:rFonts w:eastAsia="Times New Roman" w:cs="Times New Roman"/>
          <w:lang w:eastAsia="it-IT"/>
        </w:rPr>
        <w:t>Psychoticism showed minimal F0 moderation, aligning with mixed prior evidence on physiological stress reactivity in schizotypy-related traits (</w:t>
      </w:r>
      <w:r>
        <w:t>Myin-Germeys &amp; van Os, 2007; Walter et al., 2018</w:t>
      </w:r>
      <w:r>
        <w:rPr>
          <w:rFonts w:eastAsia="Times New Roman" w:cs="Times New Roman"/>
          <w:lang w:eastAsia="it-IT"/>
        </w:rPr>
        <w:t>). However, it uniquely moderated NNE during recovery: higher Psychoticism was associated with increased glottal noise (less negative NNE) post-exam. This specificity to a voice-quality parameter and to the recovery phase suggests that Psychoticism may relate less to the magnitude of acute arousal and more to the stabilization of phonatory control after stress. One interpretation is that cognitive–perceptual dysregulation may compromise adaptive recalibration of motor control once stress cues recede (Sica et al., 2021), yielding less stable phonation. Discriminating this from alternative accounts (e.g., persistent autonomic dysregulation, changes in speech effort) will require concurrent autonomic measurement and more continuous sampling across recovery.</w:t>
      </w:r>
    </w:p>
    <w:p w14:paraId="19FE1D5B" w14:textId="4AAC9307" w:rsidR="00C827AE" w:rsidRDefault="00C827AE" w:rsidP="00DA4E4A">
      <w:pPr>
        <w:pStyle w:val="Heading4"/>
        <w:framePr w:wrap="auto" w:vAnchor="margin" w:yAlign="inline"/>
        <w:spacing w:line="480" w:lineRule="auto"/>
      </w:pPr>
      <w:bookmarkStart w:id="79" w:name="Xbbb3b6018f8c7cf14515e1185c42749db451109"/>
      <w:bookmarkEnd w:id="78"/>
      <w:r>
        <w:t>Detachment and Disinhibition: limited evidence for moderation</w:t>
      </w:r>
    </w:p>
    <w:p w14:paraId="5A1D2D1F" w14:textId="5D9B3005" w:rsidR="00B4738F" w:rsidRPr="00B4738F" w:rsidRDefault="00B4738F" w:rsidP="00B4738F">
      <w:pPr>
        <w:pStyle w:val="BodyText"/>
      </w:pPr>
      <w:r>
        <w:rPr>
          <w:rFonts w:eastAsia="Times New Roman" w:cs="Times New Roman"/>
          <w:lang w:eastAsia="it-IT"/>
        </w:rPr>
        <w:t xml:space="preserve">Detachment showed weak evidence for improved rather than impaired F0 recovery (pd = 0.88, negative coefficient)—a pattern running counter to predictions from the emotional inertia literature linking restricted affectivity to prolonged negative states (Koval et al., 2015; Kuppens et al., 2010). If high-Detachment individuals are less engaged with the evaluative implications of </w:t>
        <w:lastRenderedPageBreak/>
        <w:t>the stressor, they may show faster normalization simply because there is less activation to resolve. This raises the possibility that restricted affectivity could function as a context-specific protective factor in acute stress, even if it reflects broader affective impairment in other domains (Bottesi et al., 2024b). Given its modest strength, however, this effect should be treated cautiously.</w:t>
      </w:r>
    </w:p>
    <w:p w14:paraId="644ADA81" w14:textId="6F743CE5" w:rsidR="00B4738F" w:rsidRPr="00B4738F" w:rsidRDefault="00B4738F" w:rsidP="00B4738F">
      <w:pPr>
        <w:spacing w:before="100" w:beforeAutospacing="1" w:after="100" w:afterAutospacing="1"/>
        <w:ind w:firstLine="680"/>
        <w:rPr>
          <w:rFonts w:eastAsia="Times New Roman" w:cs="Times New Roman"/>
          <w:lang w:eastAsia="it-IT"/>
        </w:rPr>
      </w:pPr>
      <w:bookmarkStart w:id="80" w:name="Xf93faba72ec9a3390c307e6af7d1d009e518683"/>
      <w:bookmarkEnd w:id="79"/>
      <w:r>
        <w:rPr>
          <w:rFonts w:eastAsia="Times New Roman" w:cs="Times New Roman"/>
          <w:lang w:eastAsia="it-IT"/>
        </w:rPr>
        <w:t>Disinhibition showed no meaningful moderation of either parameter (all pd &lt; 0.75). This null finding is theoretically coherent: unlike Negative Affectivity, Disinhibition is defined by impulsivity and poor behavioral control—characteristics pertaining to volitional action regulation rather than automatic physiological processes (Krueger et al., 2012). Meta-analytic evidence indicates weak associations between conscientiousness-related traits and physiological stress responses (Luo et al., 2023). Because F0 elevation reflects automatic autonomic mechanisms rather than behavioral control, Disinhibition would not be expected to moderate this pathway (Kallen &amp; Patrick, 2025). These results reinforce the conclusion that moderation effects are selective and mechanism-specific, with different domains operating through distinct psychophysiological pathways (Calà et al., 2025; Latzman &amp; Patrick, 2025).</w:t>
      </w:r>
    </w:p>
    <w:p w14:paraId="3A649BFF" w14:textId="23826BD9" w:rsidR="00C827AE" w:rsidRDefault="00C827AE" w:rsidP="001D000F">
      <w:pPr>
        <w:pStyle w:val="BodyText"/>
        <w:ind w:firstLine="0"/>
        <w:rPr>
          <w:b/>
          <w:bCs/>
        </w:rPr>
      </w:pPr>
      <w:r>
        <w:rPr>
          <w:b/>
          <w:bCs/>
        </w:rPr>
        <w:t>Implications for transactional models of personality pathology</w:t>
      </w:r>
    </w:p>
    <w:p w14:paraId="4FB7771B" w14:textId="77777777" w:rsidR="00215744" w:rsidRDefault="00215744" w:rsidP="00215744">
      <w:pPr>
        <w:spacing w:before="100" w:beforeAutospacing="1" w:after="100" w:afterAutospacing="1"/>
        <w:ind w:firstLine="680"/>
        <w:rPr>
          <w:rFonts w:eastAsia="Times New Roman" w:cs="Times New Roman"/>
          <w:lang w:eastAsia="it-IT"/>
        </w:rPr>
      </w:pPr>
      <w:r>
        <w:rPr>
          <w:rFonts w:eastAsia="Times New Roman" w:cs="Times New Roman"/>
          <w:lang w:eastAsia="it-IT"/>
        </w:rPr>
        <w:t xml:space="preserve">The dissociations across trait domains, acoustic parameters, and temporal phases are consistent with transactional models in which personality pathology shapes contextual responding rather than simply predicting static functioning (Bolger &amp; Zuckerman, 1995). Different domains map onto distinct stress-process mechanisms: Negative Affectivity primarily amplifies arousal reactivity, consistent with its unique role in enhancing affective stress reactivity in self-report EMA paradigms (Vize et al., 2024); Antagonism may relate to persistence of activation; and Psychoticism to post-stressor instability in control-related vocal processes. These </w:t>
        <w:lastRenderedPageBreak/>
        <w:t>findings underscore the importance of moving beyond global notions of "stress reactivity." The PID-5 domains do not represent interchangeable indicators of generalized vulnerability; they map onto partially dissociable psychophysiological pathways differentially engaged across stress-response phases, consistent with dynamic person–situation interaction models (Bolger &amp; Zuckerman, 1995; Wright &amp; Simms, 2016). Importantly, the theoretical value of the PID-5 may lie not only in its descriptive coverage but in its potential to guide mechanistically informed hypotheses about when, how, and through which biological channels personality pathology is expressed in daily life. These interpretations remain provisional and require designs with richer situational characterization and more continuous recovery measurement.</w:t>
      </w:r>
    </w:p>
    <w:p w14:paraId="20CE72AA" w14:textId="0C769E9A" w:rsidR="00215744" w:rsidRPr="00215744" w:rsidRDefault="00215744" w:rsidP="00215744">
      <w:pPr>
        <w:spacing w:before="100" w:beforeAutospacing="1" w:after="100" w:afterAutospacing="1"/>
        <w:ind w:firstLine="680"/>
        <w:rPr>
          <w:rFonts w:eastAsia="Times New Roman" w:cs="Times New Roman"/>
          <w:lang w:eastAsia="it-IT"/>
        </w:rPr>
      </w:pPr>
      <w:r>
        <w:rPr>
          <w:rFonts w:eastAsia="Times New Roman" w:cs="Times New Roman"/>
          <w:lang w:eastAsia="it-IT"/>
        </w:rPr>
        <w:t>The present findings also suggest that vocal acoustics can contribute to more differentiated phenotyping of stress responses. Pitch-based markers may primarily detect internalizing-related vulnerability (Negative Affectivity), whereas voice-quality indices may reveal processes relevant to cognitive–perceptual dysregulation (Psychoticism). Future ambulatory work modeling multiple vocal dimensions across multiple stressor types may yield more precise, trait-informed accounts of vulnerability and adaptation.</w:t>
      </w:r>
    </w:p>
    <w:p w14:paraId="22625525" w14:textId="68996386" w:rsidR="00C827AE" w:rsidRPr="002E7141" w:rsidRDefault="00C827AE" w:rsidP="002F6AC7">
      <w:pPr>
        <w:pStyle w:val="Heading3"/>
        <w:framePr w:wrap="auto" w:vAnchor="margin" w:yAlign="inline"/>
        <w:spacing w:line="480" w:lineRule="auto"/>
        <w:ind w:firstLine="0"/>
      </w:pPr>
      <w:bookmarkStart w:id="81" w:name="X714fc978ee672846c24c61f892659f480d3aaf7"/>
      <w:bookmarkEnd w:id="76"/>
      <w:bookmarkEnd w:id="80"/>
      <w:r>
        <w:t>Methodological contribution: intensive ambulatory trait assessment</w:t>
      </w:r>
    </w:p>
    <w:p w14:paraId="71B6B9C1" w14:textId="62530DA3" w:rsidR="002A047E" w:rsidRPr="002E7141" w:rsidRDefault="002A047E" w:rsidP="002A047E">
      <w:pPr>
        <w:spacing w:before="100" w:beforeAutospacing="1" w:after="100" w:afterAutospacing="1"/>
        <w:ind w:firstLine="720"/>
        <w:rPr>
          <w:rFonts w:eastAsia="Times New Roman" w:cs="Times New Roman"/>
          <w:lang w:eastAsia="it-IT"/>
        </w:rPr>
      </w:pPr>
      <w:r>
        <w:rPr>
          <w:rFonts w:eastAsia="Times New Roman" w:cs="Times New Roman"/>
          <w:lang w:eastAsia="it-IT"/>
        </w:rPr>
        <w:t xml:space="preserve">A central methodological contribution is demonstrating that brief trait measurements assessed repeatedly via EMA can perform comparably to comprehensive baseline questionnaires for predicting vocal stress trajectories. Out-of-sample predictive performance was similar across approaches. For the focal effect (Negative Affectivity × stress), EMA- and baseline-derived estimates agreed in direction—a cross-method convergence relevant for theory testing, even when aggregate predictive accuracy is equivalent. These results support the feasibility of combining low-burden repeated assessment with objective acoustic markers in longitudinal </w:t>
        <w:lastRenderedPageBreak/>
        <w:t>designs, particularly when comprehensive questionnaires are impractical (Wright et al., 2025). Extending this approach to more frequent recordings would allow stronger tests of within-person coupling and more detailed modeling of recovery dynamics.</w:t>
      </w:r>
    </w:p>
    <w:p w14:paraId="20FF561D" w14:textId="73F632D7" w:rsidR="00C827AE" w:rsidRPr="002E7141" w:rsidRDefault="00C827AE" w:rsidP="00DA4E4A">
      <w:pPr>
        <w:pStyle w:val="Heading3"/>
        <w:framePr w:wrap="auto" w:vAnchor="margin" w:yAlign="inline"/>
        <w:spacing w:line="480" w:lineRule="auto"/>
        <w:ind w:firstLine="0"/>
      </w:pPr>
      <w:bookmarkStart w:id="82" w:name="X66030c2fc693eac000e95f9b4533afec6469aef"/>
      <w:bookmarkEnd w:id="81"/>
      <w:r>
        <w:t>Limitations and future directions</w:t>
      </w:r>
    </w:p>
    <w:p w14:paraId="3F0D8548" w14:textId="77777777" w:rsidR="002E7141" w:rsidRPr="002E7141" w:rsidRDefault="002E7141" w:rsidP="002E7141">
      <w:pPr>
        <w:spacing w:before="100" w:beforeAutospacing="1" w:after="100" w:afterAutospacing="1"/>
        <w:ind w:firstLine="720"/>
        <w:rPr>
          <w:rFonts w:eastAsia="Times New Roman" w:cs="Times New Roman"/>
          <w:lang w:eastAsia="it-IT"/>
        </w:rPr>
      </w:pPr>
      <w:bookmarkStart w:id="83" w:name="limitations-and-future-directions"/>
      <w:bookmarkEnd w:id="82"/>
      <w:r>
        <w:rPr>
          <w:rFonts w:eastAsia="Times New Roman" w:cs="Times New Roman"/>
          <w:lang w:eastAsia="it-IT"/>
        </w:rPr>
        <w:t>Several limitations qualify these conclusions. First, the sample consisted of female university students without psychiatric disorders requiring treatment. Although PID-5 traits are dimensionally meaningful in community samples, generalization to clinical populations and males requires replication. Second, academic examinations, while naturalistic, are not equivalent to the interpersonal stressors central to many forms of personality pathology; different stressor classes may yield different vocal signatures and moderation patterns. Third, vocal data were collected at only three time points, constraining temporal resolution. Although this captures broad phases of baseline, anticipatory stress, and early recovery, it cannot resolve the finer-grained time course of vocal parameter normalization. Apparent persistence of stress effects may reflect delayed physiological recovery, continued contextual activation, or both. Denser sampling—particularly in the hours immediately following stress—will be necessary to model recovery trajectories with greater precision. Fourth, vocal markers are biologically plausible but not process-pure indices of stress. Changes in F0 and NNE may reflect autonomic activation, cognitive load, strategic self-presentation, and speech effort. Future studies should triangulate voice measures with concurrent physiological indicators (e.g., heart rate variability, electrodermal activity) and contextual measures (perceived stress, preparedness) to clarify underlying pathways.</w:t>
      </w:r>
    </w:p>
    <w:p w14:paraId="7A9BEEDC" w14:textId="77777777" w:rsidR="002B6180" w:rsidRDefault="00000000">
      <w:r>
        <w:br w:type="page"/>
      </w:r>
    </w:p>
    <w:p w14:paraId="4B276954" w14:textId="77777777" w:rsidR="002B6180" w:rsidRDefault="00000000">
      <w:pPr>
        <w:pStyle w:val="Heading1"/>
      </w:pPr>
      <w:bookmarkStart w:id="84" w:name="references"/>
      <w:bookmarkEnd w:id="16"/>
      <w:bookmarkEnd w:id="70"/>
      <w:bookmarkEnd w:id="83"/>
      <w:r>
        <w:lastRenderedPageBreak/>
        <w:t>References</w:t>
      </w:r>
    </w:p>
    <w:p w14:paraId="42009BA6" w14:textId="77777777" w:rsidR="002B6180" w:rsidRDefault="00000000">
      <w:pPr>
        <w:pStyle w:val="Bibliography"/>
      </w:pPr>
      <w:bookmarkStart w:id="85" w:name="ref-APA2014_PersonalityInventory"/>
      <w:bookmarkStart w:id="86" w:name="refs"/>
      <w:r>
        <w:t xml:space="preserve">American Psychiatric Association. (2014). </w:t>
      </w:r>
      <w:r>
        <w:rPr>
          <w:i/>
          <w:iCs/>
        </w:rPr>
        <w:t>Online assessment measures: The personality inventory for DSM-5 (adult)</w:t>
      </w:r>
      <w:r>
        <w:t xml:space="preserve">. </w:t>
      </w:r>
      <w:hyperlink r:id="rId9">
        <w:r>
          <w:rPr>
            <w:rStyle w:val="Hyperlink"/>
          </w:rPr>
          <w:t>https://www.psychiatry.org/getmedia/594673a6-1b9b-4298-8b52-c4c652c4a4e2/APA-DSM5TR-ThePersonalityInventoryForDSM5FullVersionAdult.pdf</w:t>
        </w:r>
      </w:hyperlink>
      <w:r>
        <w:t>.</w:t>
      </w:r>
    </w:p>
    <w:p w14:paraId="2C600ADE" w14:textId="77777777" w:rsidR="002B6180" w:rsidRDefault="00000000">
      <w:pPr>
        <w:pStyle w:val="Bibliography"/>
      </w:pPr>
      <w:bookmarkStart w:id="87" w:name="ref-barta2012measurement"/>
      <w:bookmarkEnd w:id="85"/>
      <w:r>
        <w:rPr>
          <w:lang w:val="it-IT"/>
        </w:rPr>
        <w:t xml:space="preserve">Barta, W. D., Tennen, H., &amp; Litt, M. D. (2012). </w:t>
      </w:r>
      <w:r>
        <w:rPr>
          <w:i/>
          <w:iCs/>
        </w:rPr>
        <w:t>Measurement reactivity in diary research.</w:t>
      </w:r>
    </w:p>
    <w:p w14:paraId="7B8DBF23" w14:textId="77777777" w:rsidR="002B6180" w:rsidRDefault="00000000">
      <w:pPr>
        <w:pStyle w:val="Bibliography"/>
      </w:pPr>
      <w:bookmarkStart w:id="88" w:name="ref-bibbey2013personality"/>
      <w:bookmarkEnd w:id="87"/>
      <w:r>
        <w:t xml:space="preserve">Bibbey, A., Carroll, D., Roseboom, T. J., Phillips, A. C., &amp; Rooij, S. R. de. (2013). Personality and physiological reactions to acute psychological stress. </w:t>
      </w:r>
      <w:r>
        <w:rPr>
          <w:i/>
          <w:iCs/>
        </w:rPr>
        <w:t>International Journal of Psychophysiology</w:t>
      </w:r>
      <w:r>
        <w:t xml:space="preserve">, </w:t>
      </w:r>
      <w:r>
        <w:rPr>
          <w:i/>
          <w:iCs/>
        </w:rPr>
        <w:t>90</w:t>
      </w:r>
      <w:r>
        <w:t>(1), 28–36.</w:t>
      </w:r>
    </w:p>
    <w:p w14:paraId="07EA8F6A" w14:textId="77777777" w:rsidR="002B6180" w:rsidRDefault="00000000">
      <w:pPr>
        <w:pStyle w:val="Bibliography"/>
      </w:pPr>
      <w:bookmarkStart w:id="89" w:name="ref-bolger1995framework"/>
      <w:bookmarkEnd w:id="88"/>
      <w:r>
        <w:t xml:space="preserve">Bolger, N., &amp; Zuckerman, A. (1995). A framework for studying personality in the stress process. </w:t>
      </w:r>
      <w:r>
        <w:rPr>
          <w:i/>
          <w:iCs/>
        </w:rPr>
        <w:t>Journal of Personality and Social Psychology</w:t>
      </w:r>
      <w:r>
        <w:t xml:space="preserve">, </w:t>
      </w:r>
      <w:r>
        <w:rPr>
          <w:i/>
          <w:iCs/>
        </w:rPr>
        <w:t>69</w:t>
      </w:r>
      <w:r>
        <w:t>(5), 890–902.</w:t>
      </w:r>
    </w:p>
    <w:p w14:paraId="4C8C85FC" w14:textId="0ECA4133" w:rsidR="002B6180" w:rsidRDefault="00000000">
      <w:pPr>
        <w:pStyle w:val="Bibliography"/>
      </w:pPr>
      <w:bookmarkStart w:id="90" w:name="ref-bottesi2024advancing"/>
      <w:bookmarkEnd w:id="89"/>
      <w:r>
        <w:t xml:space="preserve">Bottesi, G., Caudek, C., Colpizzi, I., Iannattone, S., Palmieri, G., &amp; Sica, C. (2024a). Advancing understanding of the relation between criterion a of the alternative model for personality disorders and hierarchical taxonomy of psychopathology: Insights from an external validity analysis. </w:t>
      </w:r>
      <w:r>
        <w:rPr>
          <w:i/>
          <w:iCs/>
        </w:rPr>
        <w:t>Personality Disorders: Theory, Research, and Treatment</w:t>
      </w:r>
      <w:r>
        <w:t>.</w:t>
      </w:r>
    </w:p>
    <w:p w14:paraId="45FD0264" w14:textId="012F7FB3" w:rsidR="002B6180" w:rsidRDefault="00000000">
      <w:pPr>
        <w:pStyle w:val="Bibliography"/>
      </w:pPr>
      <w:bookmarkStart w:id="91" w:name="ref-bottesi2024agreement"/>
      <w:bookmarkEnd w:id="90"/>
      <w:r>
        <w:t xml:space="preserve">Bottesi, G., Caudek, C., Malerba, A., Caselli, G., Gallo, G., Melli, G., … Sica, C. (2024b). Agreement and discrepancies in patient–clinician reports of DSM-5-TR section III maladaptive personality traits: A study on a mixed outpatient sample. </w:t>
      </w:r>
      <w:r>
        <w:rPr>
          <w:i/>
          <w:iCs/>
        </w:rPr>
        <w:t>Personality Disorders: Theory, Research, and Treatment</w:t>
      </w:r>
      <w:r>
        <w:t xml:space="preserve">, </w:t>
      </w:r>
      <w:r>
        <w:rPr>
          <w:i/>
          <w:iCs/>
        </w:rPr>
        <w:t>15</w:t>
      </w:r>
      <w:r>
        <w:t>(1), 94.</w:t>
      </w:r>
    </w:p>
    <w:p w14:paraId="16519B1C" w14:textId="77777777" w:rsidR="002B6180" w:rsidRDefault="00000000">
      <w:pPr>
        <w:pStyle w:val="Bibliography"/>
      </w:pPr>
      <w:bookmarkStart w:id="92" w:name="ref-Cala2025"/>
      <w:bookmarkEnd w:id="91"/>
      <w:r>
        <w:t xml:space="preserve">Calà, F., Colpizzi, I., Sica, C., Caudek, C., Lanatà, A., &amp; Frassineti, L. (2025). A preliminary analysis on longitudinal effects of exam stress and personality traits over acoustic </w:t>
        <w:lastRenderedPageBreak/>
        <w:t xml:space="preserve">properties. </w:t>
      </w:r>
      <w:r>
        <w:rPr>
          <w:i/>
          <w:iCs/>
        </w:rPr>
        <w:t>Models and Analysis of Vocal Emissions for Biomedical Applications: 15th International Workshop</w:t>
      </w:r>
      <w:r>
        <w:t>, 145–148.</w:t>
      </w:r>
    </w:p>
    <w:p w14:paraId="53B84069" w14:textId="77777777" w:rsidR="002B6180" w:rsidRDefault="00000000">
      <w:pPr>
        <w:pStyle w:val="Bibliography"/>
      </w:pPr>
      <w:bookmarkStart w:id="93" w:name="ref-colpizzi2025state"/>
      <w:bookmarkEnd w:id="92"/>
      <w:r>
        <w:t xml:space="preserve">Colpizzi, I., Trull, T. J., Sica, C., Haney, A. M., &amp; Caudek, C. (2025). State self-compassion dynamics: Partial evidence for the bipolar continuum hypothesis. </w:t>
      </w:r>
      <w:r>
        <w:rPr>
          <w:i/>
          <w:iCs/>
        </w:rPr>
        <w:t>Mindfulness</w:t>
      </w:r>
      <w:r>
        <w:t>, 1–16.</w:t>
      </w:r>
    </w:p>
    <w:p w14:paraId="5E8BE1AC" w14:textId="40E55028" w:rsidR="002B6180" w:rsidRDefault="00000000">
      <w:pPr>
        <w:pStyle w:val="Bibliography"/>
      </w:pPr>
      <w:bookmarkStart w:id="94" w:name="ref-Dietrich2012"/>
      <w:bookmarkEnd w:id="93"/>
      <w:r>
        <w:t xml:space="preserve">Dietrich, M., &amp; Abbott, K. V. (2012). Vocal function in introverts and extraverts during a psychological stress reactivity protocol. </w:t>
      </w:r>
      <w:r>
        <w:rPr>
          <w:i/>
          <w:iCs/>
        </w:rPr>
        <w:t>Journal of Speech, Language, and Hearing Research</w:t>
      </w:r>
      <w:r>
        <w:t xml:space="preserve">, </w:t>
      </w:r>
      <w:r>
        <w:rPr>
          <w:i/>
          <w:iCs/>
        </w:rPr>
        <w:t>55</w:t>
      </w:r>
      <w:r>
        <w:t xml:space="preserve">(3), 973–987. </w:t>
      </w:r>
    </w:p>
    <w:p w14:paraId="2A2B5833" w14:textId="25356394" w:rsidR="00B2233C" w:rsidRDefault="00B2233C" w:rsidP="00B2233C">
      <w:pPr>
        <w:pStyle w:val="Bibliography"/>
      </w:pPr>
      <w:r>
        <w:t>Fleeson, W. (2001). Toward a structure-and process-integrated view of personality.</w:t>
      </w:r>
      <w:r>
        <w:rPr>
          <w:i/>
          <w:iCs/>
        </w:rPr>
        <w:t xml:space="preserve"> Journal of Personality and Social Psychology, 80</w:t>
      </w:r>
      <w:r>
        <w:t>(6), 1011.</w:t>
      </w:r>
    </w:p>
    <w:p w14:paraId="375D620B" w14:textId="77777777" w:rsidR="002B6180" w:rsidRDefault="00000000">
      <w:pPr>
        <w:pStyle w:val="Bibliography"/>
      </w:pPr>
      <w:bookmarkStart w:id="95" w:name="ref-gelfer2005relative"/>
      <w:bookmarkEnd w:id="94"/>
      <w:r>
        <w:t xml:space="preserve">Gelfer, M. P., &amp; Mikos, V. A. (2005). The relative contributions of speaking fundamental frequency and formant frequencies to gender identification based on isolated vowels. </w:t>
      </w:r>
      <w:r>
        <w:rPr>
          <w:i/>
          <w:iCs/>
        </w:rPr>
        <w:t>Journal of Voice</w:t>
      </w:r>
      <w:r>
        <w:t xml:space="preserve">, </w:t>
      </w:r>
      <w:r>
        <w:rPr>
          <w:i/>
          <w:iCs/>
        </w:rPr>
        <w:t>19</w:t>
      </w:r>
      <w:r>
        <w:t>(4), 544–554.</w:t>
      </w:r>
    </w:p>
    <w:p w14:paraId="148722AE" w14:textId="77777777" w:rsidR="002B6180" w:rsidRDefault="00000000">
      <w:pPr>
        <w:pStyle w:val="Bibliography"/>
      </w:pPr>
      <w:bookmarkStart w:id="96" w:name="ref-giddens2013vocal"/>
      <w:bookmarkEnd w:id="95"/>
      <w:r>
        <w:t xml:space="preserve">Giddens, C. L., Barron, K. W., Byrd-Craven, J., Clark, K. F., &amp; Winter, A. S. (2013). Vocal indices of stress: A review. </w:t>
      </w:r>
      <w:r>
        <w:rPr>
          <w:i/>
          <w:iCs/>
        </w:rPr>
        <w:t>Journal of Voice</w:t>
      </w:r>
      <w:r>
        <w:t xml:space="preserve">, </w:t>
      </w:r>
      <w:r>
        <w:rPr>
          <w:i/>
          <w:iCs/>
        </w:rPr>
        <w:t>27</w:t>
      </w:r>
      <w:r>
        <w:t>(3), 390–e21.</w:t>
      </w:r>
    </w:p>
    <w:p w14:paraId="1F4A2928" w14:textId="77777777" w:rsidR="002B6180" w:rsidRDefault="00000000">
      <w:pPr>
        <w:pStyle w:val="Bibliography"/>
      </w:pPr>
      <w:bookmarkStart w:id="97" w:name="ref-hopwood2022connecting"/>
      <w:bookmarkEnd w:id="96"/>
      <w:r>
        <w:t xml:space="preserve">Hopwood, C. J., Bleidorn, W., &amp; Wright, A. G. (2022). Connecting theory to methods in longitudinal research. </w:t>
      </w:r>
      <w:r>
        <w:rPr>
          <w:i/>
          <w:iCs/>
        </w:rPr>
        <w:t>Perspectives on Psychological Science</w:t>
      </w:r>
      <w:r>
        <w:t xml:space="preserve">, </w:t>
      </w:r>
      <w:r>
        <w:rPr>
          <w:i/>
          <w:iCs/>
        </w:rPr>
        <w:t>17</w:t>
      </w:r>
      <w:r>
        <w:t>(3), 884–894.</w:t>
      </w:r>
    </w:p>
    <w:p w14:paraId="7B19A2FE" w14:textId="77777777" w:rsidR="002B6180" w:rsidRDefault="00000000">
      <w:pPr>
        <w:pStyle w:val="Bibliography"/>
      </w:pPr>
      <w:bookmarkStart w:id="98" w:name="ref-kallen2025inhibitory"/>
      <w:bookmarkEnd w:id="97"/>
      <w:r>
        <w:t xml:space="preserve">Kallen, A. M., &amp; Patrick, C. J. (2025). Inhibitory control and proneness to externalizing problems in humans: A neurobehavioral developmental perspective. In </w:t>
      </w:r>
      <w:r>
        <w:rPr>
          <w:i/>
          <w:iCs/>
        </w:rPr>
        <w:t>Neurobehavioral individual differences: A transdisciplinary approach to advancing clinical science</w:t>
      </w:r>
      <w:r>
        <w:t xml:space="preserve"> (pp. 183–202). Springer.</w:t>
      </w:r>
    </w:p>
    <w:p w14:paraId="218EE4B5" w14:textId="77777777" w:rsidR="002B6180" w:rsidRDefault="00000000">
      <w:pPr>
        <w:pStyle w:val="Bibliography"/>
      </w:pPr>
      <w:bookmarkStart w:id="99" w:name="ref-kasuya1986normalized"/>
      <w:bookmarkEnd w:id="98"/>
      <w:r>
        <w:lastRenderedPageBreak/>
        <w:t xml:space="preserve">Kasuya, H., Ogawa, S., Mashima, K., &amp; Ebihara, S. (1986). Normalized noise energy as an acoustic measure to evaluate pathologic voice. </w:t>
      </w:r>
      <w:r>
        <w:rPr>
          <w:i/>
          <w:iCs/>
        </w:rPr>
        <w:t>The Journal of the Acoustical Society of America</w:t>
      </w:r>
      <w:r>
        <w:t xml:space="preserve">, </w:t>
      </w:r>
      <w:r>
        <w:rPr>
          <w:i/>
          <w:iCs/>
        </w:rPr>
        <w:t>80</w:t>
      </w:r>
      <w:r>
        <w:t>(5), 1329–1334.</w:t>
      </w:r>
    </w:p>
    <w:p w14:paraId="2BE54A41" w14:textId="142BCFE9" w:rsidR="00EA0CD4" w:rsidRDefault="00EA0CD4">
      <w:pPr>
        <w:pStyle w:val="Bibliography"/>
      </w:pPr>
      <w:bookmarkStart w:id="100" w:name="ref-koval2015emotion"/>
      <w:bookmarkEnd w:id="99"/>
      <w:r>
        <w:t>Kaurin, A., Vize, C. E., &amp; Wright, A. G. C. (2025). The resolution of affective reactivity to stressful events. </w:t>
      </w:r>
      <w:r>
        <w:rPr>
          <w:i/>
          <w:iCs/>
        </w:rPr>
        <w:t>Emotion.</w:t>
      </w:r>
      <w:r>
        <w:t> Advance online publication.  </w:t>
      </w:r>
      <w:hyperlink r:id="rId10" w:tgtFrame="_blank" w:history="1">
        <w:r>
          <w:rPr>
            <w:rStyle w:val="Hyperlink"/>
          </w:rPr>
          <w:t>https://doi.org/10.1037/emo0001598</w:t>
        </w:r>
      </w:hyperlink>
    </w:p>
    <w:p w14:paraId="01E8C5F4" w14:textId="1DED1903" w:rsidR="002B6180" w:rsidRDefault="00000000">
      <w:pPr>
        <w:pStyle w:val="Bibliography"/>
      </w:pPr>
      <w:r>
        <w:t xml:space="preserve">Koval, P., Butler, E. A., Hollenstein, T., Lanteigne, D., &amp; Kuppens, P. (2015). Emotion regulation and the temporal dynamics of emotions: Effects of cognitive reappraisal and expressive suppression on emotional inertia. </w:t>
      </w:r>
      <w:r>
        <w:rPr>
          <w:i/>
          <w:iCs/>
        </w:rPr>
        <w:t>Cognition and Emotion</w:t>
      </w:r>
      <w:r>
        <w:t xml:space="preserve">, </w:t>
      </w:r>
      <w:r>
        <w:rPr>
          <w:i/>
          <w:iCs/>
        </w:rPr>
        <w:t>29</w:t>
      </w:r>
      <w:r>
        <w:t>(5), 831–851.</w:t>
      </w:r>
    </w:p>
    <w:p w14:paraId="59FEDF15" w14:textId="77777777" w:rsidR="002B6180" w:rsidRDefault="00000000">
      <w:pPr>
        <w:pStyle w:val="Bibliography"/>
      </w:pPr>
      <w:bookmarkStart w:id="101" w:name="ref-krueger2012initial"/>
      <w:bookmarkEnd w:id="100"/>
      <w:r>
        <w:t xml:space="preserve">Krueger, R. F., Derringer, J., Markon, K. E., Watson, D., &amp; Skodol, A. E. (2012). Initial construction of a maladaptive personality trait model and inventory for DSM-5. </w:t>
      </w:r>
      <w:r>
        <w:rPr>
          <w:i/>
          <w:iCs/>
        </w:rPr>
        <w:t>Psychological Medicine</w:t>
      </w:r>
      <w:r>
        <w:t xml:space="preserve">, </w:t>
      </w:r>
      <w:r>
        <w:rPr>
          <w:i/>
          <w:iCs/>
        </w:rPr>
        <w:t>42</w:t>
      </w:r>
      <w:r>
        <w:t>(9), 1879–1890.</w:t>
      </w:r>
    </w:p>
    <w:p w14:paraId="21C10060" w14:textId="77777777" w:rsidR="002B6180" w:rsidRDefault="00000000">
      <w:pPr>
        <w:pStyle w:val="Bibliography"/>
      </w:pPr>
      <w:bookmarkStart w:id="102" w:name="ref-kuppens2010emotional"/>
      <w:bookmarkEnd w:id="101"/>
      <w:r>
        <w:t xml:space="preserve">Kuppens, P., Allen, N. B., &amp; Sheeber, L. B. (2010). Emotional inertia and psychological maladjustment. </w:t>
      </w:r>
      <w:r>
        <w:rPr>
          <w:i/>
          <w:iCs/>
        </w:rPr>
        <w:t>Psychological Science</w:t>
      </w:r>
      <w:r>
        <w:t xml:space="preserve">, </w:t>
      </w:r>
      <w:r>
        <w:rPr>
          <w:i/>
          <w:iCs/>
        </w:rPr>
        <w:t>21</w:t>
      </w:r>
      <w:r>
        <w:t>(7), 984–991.</w:t>
      </w:r>
    </w:p>
    <w:p w14:paraId="043821E5" w14:textId="77777777" w:rsidR="002B6180" w:rsidRDefault="00000000">
      <w:pPr>
        <w:pStyle w:val="Bibliography"/>
      </w:pPr>
      <w:bookmarkStart w:id="103" w:name="ref-lahey2009public"/>
      <w:bookmarkEnd w:id="102"/>
      <w:r>
        <w:t xml:space="preserve">Lahey, B. B. (2009). Public health significance of neuroticism. </w:t>
      </w:r>
      <w:r>
        <w:rPr>
          <w:i/>
          <w:iCs/>
        </w:rPr>
        <w:t>American Psychologist</w:t>
      </w:r>
      <w:r>
        <w:t xml:space="preserve">, </w:t>
      </w:r>
      <w:r>
        <w:rPr>
          <w:i/>
          <w:iCs/>
        </w:rPr>
        <w:t>64</w:t>
      </w:r>
      <w:r>
        <w:t>(4), 241–256.</w:t>
      </w:r>
    </w:p>
    <w:p w14:paraId="7878F873" w14:textId="77777777" w:rsidR="002B6180" w:rsidRDefault="00000000">
      <w:pPr>
        <w:pStyle w:val="Bibliography"/>
      </w:pPr>
      <w:bookmarkStart w:id="104" w:name="ref-latzman2025neurobehavioral"/>
      <w:bookmarkEnd w:id="103"/>
      <w:r>
        <w:t xml:space="preserve">Latzman, R. D., &amp; Patrick, C. J. (2025). </w:t>
      </w:r>
      <w:r>
        <w:rPr>
          <w:i/>
          <w:iCs/>
        </w:rPr>
        <w:t>Neurobehavioral individual differences: A transdisciplinary approach to advancing clinical science</w:t>
      </w:r>
      <w:r>
        <w:t>. Springer Nature.</w:t>
      </w:r>
    </w:p>
    <w:p w14:paraId="53E03EB3" w14:textId="77777777" w:rsidR="002B6180" w:rsidRDefault="00000000">
      <w:pPr>
        <w:pStyle w:val="Bibliography"/>
      </w:pPr>
      <w:bookmarkStart w:id="105" w:name="ref-luo2023stressful"/>
      <w:bookmarkEnd w:id="104"/>
      <w:r>
        <w:t xml:space="preserve">Luo, J., Zhang, B., Cao, M., &amp; Roberts, B. W. (2023). The stressful personality: A meta-analytical review of the relation between personality and stress. </w:t>
      </w:r>
      <w:r>
        <w:rPr>
          <w:i/>
          <w:iCs/>
        </w:rPr>
        <w:t>Personality and Social Psychology Review</w:t>
      </w:r>
      <w:r>
        <w:t xml:space="preserve">, </w:t>
      </w:r>
      <w:r>
        <w:rPr>
          <w:i/>
          <w:iCs/>
        </w:rPr>
        <w:t>27</w:t>
      </w:r>
      <w:r>
        <w:t>(2), 128–194.</w:t>
      </w:r>
    </w:p>
    <w:p w14:paraId="5CD23AA8" w14:textId="77777777" w:rsidR="002B6180" w:rsidRDefault="00000000">
      <w:pPr>
        <w:pStyle w:val="Bibliography"/>
      </w:pPr>
      <w:bookmarkStart w:id="106" w:name="ref-manfredi2017smartphones"/>
      <w:bookmarkEnd w:id="105"/>
      <w:r>
        <w:lastRenderedPageBreak/>
        <w:t xml:space="preserve">Manfredi, C., Lebacq, J., Cantarella, G., Schoentgen, J., Orlandi, S., Bandini, A., &amp; DeJonckere, P. H. (2017). Smartphones offer new opportunities in clinical voice research. </w:t>
      </w:r>
      <w:r>
        <w:rPr>
          <w:i/>
          <w:iCs/>
        </w:rPr>
        <w:t>Journal of Voice</w:t>
      </w:r>
      <w:r>
        <w:t xml:space="preserve">, </w:t>
      </w:r>
      <w:r>
        <w:rPr>
          <w:i/>
          <w:iCs/>
        </w:rPr>
        <w:t>31</w:t>
      </w:r>
      <w:r>
        <w:t>(1), 111–e1.</w:t>
      </w:r>
    </w:p>
    <w:p w14:paraId="082132E0" w14:textId="77777777" w:rsidR="002B6180" w:rsidRDefault="00000000">
      <w:pPr>
        <w:pStyle w:val="Bibliography"/>
      </w:pPr>
      <w:bookmarkStart w:id="107" w:name="ref-mendoza1998acoustic"/>
      <w:bookmarkEnd w:id="106"/>
      <w:r>
        <w:t xml:space="preserve">Mendoza, E., &amp; Carballo, G. (1998). Acoustic analysis of induced vocal stress by means of cognitive workload tasks. </w:t>
      </w:r>
      <w:r>
        <w:rPr>
          <w:i/>
          <w:iCs/>
        </w:rPr>
        <w:t>Journal of Voice</w:t>
      </w:r>
      <w:r>
        <w:t xml:space="preserve">, </w:t>
      </w:r>
      <w:r>
        <w:rPr>
          <w:i/>
          <w:iCs/>
        </w:rPr>
        <w:t>12</w:t>
      </w:r>
      <w:r>
        <w:t>(3), 263–273.</w:t>
      </w:r>
    </w:p>
    <w:p w14:paraId="72216013" w14:textId="5D8B596A" w:rsidR="00687EE9" w:rsidRPr="001D4B9A" w:rsidRDefault="00687EE9" w:rsidP="00687EE9">
      <w:pPr>
        <w:pStyle w:val="Bibliography"/>
      </w:pPr>
      <w:r>
        <w:t xml:space="preserve">Mestdagh, M., Verdonck, S., Piot, M., Niemeijer, K., Kilani, G., Tuerlinckx, F., Kuppens, P., &amp; Dejonckheere, E. (2023). M-path: An easy-to-use and highly tailorable platform for ecological momentary assessment and intervention in behavioral research and clinical practice. </w:t>
      </w:r>
      <w:r>
        <w:rPr>
          <w:i/>
          <w:iCs/>
        </w:rPr>
        <w:t>Frontiers in Digital Health, 5</w:t>
      </w:r>
      <w:r>
        <w:t>, 1182175.</w:t>
      </w:r>
    </w:p>
    <w:p w14:paraId="72641094" w14:textId="10197BF6" w:rsidR="00A15DC0" w:rsidRDefault="00A15DC0" w:rsidP="00A15DC0">
      <w:pPr>
        <w:pStyle w:val="Bibliography"/>
      </w:pPr>
      <w:r>
        <w:t xml:space="preserve">Mischel, W., &amp; Shoda, Y. (1995). A cognitive-affective system theory of personality. </w:t>
      </w:r>
      <w:r>
        <w:rPr>
          <w:i/>
          <w:iCs/>
        </w:rPr>
        <w:t>Psychological Review, 102</w:t>
      </w:r>
      <w:r>
        <w:t>(2), 246.</w:t>
      </w:r>
    </w:p>
    <w:p w14:paraId="7CA967CE" w14:textId="77777777" w:rsidR="002B6180" w:rsidRDefault="00000000">
      <w:pPr>
        <w:pStyle w:val="Bibliography"/>
      </w:pPr>
      <w:bookmarkStart w:id="108" w:name="ref-morelli2019biovoice"/>
      <w:bookmarkEnd w:id="107"/>
      <w:r>
        <w:t xml:space="preserve">Morelli, M. S., &amp; Manfredi, S. O. C. (2019). BioVoice: A multipurpose tool for voice analysis. </w:t>
      </w:r>
      <w:r>
        <w:rPr>
          <w:i/>
          <w:iCs/>
        </w:rPr>
        <w:t>Proceedings of the 11th International Workshop Models and Analysis of Vocal Emissions for Biomedical Applications, MAVEBA 2019</w:t>
      </w:r>
      <w:r>
        <w:t>, 261–264. Firenze University Press Firenze, Italy.</w:t>
      </w:r>
    </w:p>
    <w:p w14:paraId="36B450E5" w14:textId="1130E735" w:rsidR="006B4640" w:rsidRDefault="006B4640">
      <w:pPr>
        <w:pStyle w:val="Bibliography"/>
      </w:pPr>
      <w:r>
        <w:t>Myin-Germeys, I., &amp; van Os, J. (2007). Stress-reactivity in psychosis: evidence for an affective pathway to psychosis. </w:t>
      </w:r>
      <w:r>
        <w:rPr>
          <w:i/>
          <w:iCs/>
        </w:rPr>
        <w:t>Clinical Psychology Review</w:t>
      </w:r>
      <w:r>
        <w:t>, </w:t>
      </w:r>
      <w:r>
        <w:rPr>
          <w:i/>
          <w:iCs/>
        </w:rPr>
        <w:t>27</w:t>
      </w:r>
      <w:r>
        <w:t>(4), 409-424.</w:t>
      </w:r>
    </w:p>
    <w:p w14:paraId="0A003F07" w14:textId="77777777" w:rsidR="002B6180" w:rsidRDefault="00000000">
      <w:pPr>
        <w:pStyle w:val="Bibliography"/>
      </w:pPr>
      <w:bookmarkStart w:id="109" w:name="ref-ormel2013neuroticism"/>
      <w:bookmarkEnd w:id="108"/>
      <w:r>
        <w:t xml:space="preserve">Ormel, J., Jeronimus, B. F., Kotov, R., Riese, H., Bos, E. H., Hankin, B., … Oldehinkel, A. J. (2013). Neuroticism and common mental disorders: Meaning and utility of a complex relationship. </w:t>
      </w:r>
      <w:r>
        <w:rPr>
          <w:i/>
          <w:iCs/>
        </w:rPr>
        <w:t>Clinical Psychology Review</w:t>
      </w:r>
      <w:r>
        <w:t xml:space="preserve">, </w:t>
      </w:r>
      <w:r>
        <w:rPr>
          <w:i/>
          <w:iCs/>
        </w:rPr>
        <w:t>33</w:t>
      </w:r>
      <w:r>
        <w:t>(5), 686–697.</w:t>
      </w:r>
    </w:p>
    <w:p w14:paraId="467EA651" w14:textId="77777777" w:rsidR="002B6180" w:rsidRDefault="00000000">
      <w:pPr>
        <w:pStyle w:val="Bibliography"/>
      </w:pPr>
      <w:bookmarkStart w:id="110" w:name="ref-scherer2003vocal"/>
      <w:bookmarkEnd w:id="109"/>
      <w:r>
        <w:t xml:space="preserve">Scherer, K. R. (2003). Vocal expression of emotion. </w:t>
      </w:r>
      <w:r>
        <w:rPr>
          <w:i/>
          <w:iCs/>
        </w:rPr>
        <w:t>Handbook of Affective Sciences</w:t>
      </w:r>
      <w:r>
        <w:t>, 433–456.</w:t>
      </w:r>
    </w:p>
    <w:p w14:paraId="03BF42CD" w14:textId="77777777" w:rsidR="002B6180" w:rsidRDefault="00000000">
      <w:pPr>
        <w:pStyle w:val="Bibliography"/>
      </w:pPr>
      <w:bookmarkStart w:id="111" w:name="ref-sica2024comparing"/>
      <w:bookmarkEnd w:id="110"/>
      <w:r>
        <w:lastRenderedPageBreak/>
        <w:t xml:space="preserve">Sica, C., Caudek, C., Colpizzi, I., Bottesi, G., Iannattone, S., &amp; Patrick, C. J. (2024). Comparing the DSM-5 dimensional trait and triarchic model conceptions of psychopathy: An external validity analysis. </w:t>
      </w:r>
      <w:r>
        <w:rPr>
          <w:i/>
          <w:iCs/>
        </w:rPr>
        <w:t>Journal of Personality Disorders</w:t>
      </w:r>
      <w:r>
        <w:t xml:space="preserve">, </w:t>
      </w:r>
      <w:r>
        <w:rPr>
          <w:i/>
          <w:iCs/>
        </w:rPr>
        <w:t>38</w:t>
      </w:r>
      <w:r>
        <w:t>(4), 368–400.</w:t>
      </w:r>
    </w:p>
    <w:p w14:paraId="5B726FFD" w14:textId="77777777" w:rsidR="002B6180" w:rsidRDefault="00000000">
      <w:pPr>
        <w:pStyle w:val="Bibliography"/>
      </w:pPr>
      <w:bookmarkStart w:id="112" w:name="ref-sica2021facing"/>
      <w:bookmarkEnd w:id="111"/>
      <w:r>
        <w:t xml:space="preserve">Sica, C., Latzman, R. D., Caudek, C., Cerea, S., Colpizzi, I., Caruso, M., … Bottesi, G. (2021). Facing distress in coronavirus era: The role of maladaptive personality traits and coping strategies. </w:t>
      </w:r>
      <w:r>
        <w:rPr>
          <w:i/>
          <w:iCs/>
        </w:rPr>
        <w:t>Personality and Individual Differences</w:t>
      </w:r>
      <w:r>
        <w:t xml:space="preserve">, </w:t>
      </w:r>
      <w:r>
        <w:rPr>
          <w:i/>
          <w:iCs/>
        </w:rPr>
        <w:t>177</w:t>
      </w:r>
      <w:r>
        <w:t>, 110833.</w:t>
      </w:r>
    </w:p>
    <w:p w14:paraId="503F1B9E" w14:textId="77777777" w:rsidR="002B6180" w:rsidRDefault="00000000">
      <w:pPr>
        <w:pStyle w:val="Bibliography"/>
      </w:pPr>
      <w:bookmarkStart w:id="113" w:name="ref-titze1994mechanical"/>
      <w:bookmarkEnd w:id="112"/>
      <w:r>
        <w:t xml:space="preserve">Titze, I. R. (1994). Mechanical stress in phonation. </w:t>
      </w:r>
      <w:r>
        <w:rPr>
          <w:i/>
          <w:iCs/>
        </w:rPr>
        <w:t>Journal of Voice</w:t>
      </w:r>
      <w:r>
        <w:t xml:space="preserve">, </w:t>
      </w:r>
      <w:r>
        <w:rPr>
          <w:i/>
          <w:iCs/>
        </w:rPr>
        <w:t>8</w:t>
      </w:r>
      <w:r>
        <w:t>(2), 99–105.</w:t>
      </w:r>
    </w:p>
    <w:p w14:paraId="20136D05" w14:textId="282EDAFB" w:rsidR="002B6180" w:rsidRDefault="00000000">
      <w:pPr>
        <w:pStyle w:val="Bibliography"/>
      </w:pPr>
      <w:bookmarkStart w:id="114" w:name="ref-trull2020ambulatory"/>
      <w:bookmarkEnd w:id="113"/>
      <w:r>
        <w:t xml:space="preserve">Trull, T. J., &amp; Ebner-Priemer, U. W. (2020). Ambulatory assessment in psychopathology research: A review of recommended reporting guidelines and current practices. </w:t>
      </w:r>
      <w:r>
        <w:rPr>
          <w:i/>
          <w:iCs/>
        </w:rPr>
        <w:t>Journal of Abnormal Psychology</w:t>
      </w:r>
      <w:r>
        <w:t xml:space="preserve">, </w:t>
      </w:r>
      <w:r>
        <w:rPr>
          <w:i/>
          <w:iCs/>
        </w:rPr>
        <w:t>129</w:t>
      </w:r>
      <w:r>
        <w:t xml:space="preserve">(1), 56–63. </w:t>
      </w:r>
    </w:p>
    <w:p w14:paraId="244A0C85" w14:textId="77777777" w:rsidR="002B6180" w:rsidRDefault="00000000">
      <w:pPr>
        <w:pStyle w:val="Bibliography"/>
      </w:pPr>
      <w:bookmarkStart w:id="115" w:name="ref-van2018voice"/>
      <w:bookmarkEnd w:id="114"/>
      <w:r>
        <w:t xml:space="preserve">Van Puyvelde, M., Neyt, X., McGlone, F., &amp; Pattyn, N. (2018). Voice stress analysis: A new framework for voice and effort in human performance. </w:t>
      </w:r>
      <w:r>
        <w:rPr>
          <w:i/>
          <w:iCs/>
        </w:rPr>
        <w:t>Frontiers in Psychology</w:t>
      </w:r>
      <w:r>
        <w:t xml:space="preserve">, </w:t>
      </w:r>
      <w:r>
        <w:rPr>
          <w:i/>
          <w:iCs/>
        </w:rPr>
        <w:t>9</w:t>
      </w:r>
      <w:r>
        <w:t>, 1994.</w:t>
      </w:r>
    </w:p>
    <w:p w14:paraId="2337B8CE" w14:textId="1BBFBB69" w:rsidR="00010A02" w:rsidRPr="00010A02" w:rsidRDefault="00010A02">
      <w:pPr>
        <w:pStyle w:val="Bibliography"/>
      </w:pPr>
      <w:r>
        <w:t xml:space="preserve">Vize, C. E., Kaurin, A., &amp; Wright, A. G. C. (2024). Personality pathology and momentary stress processes. </w:t>
      </w:r>
      <w:r>
        <w:rPr>
          <w:i/>
          <w:iCs/>
        </w:rPr>
        <w:t>Clinical Psychological Science, 12</w:t>
      </w:r>
      <w:r>
        <w:t xml:space="preserve">(4), 686–705. </w:t>
      </w:r>
    </w:p>
    <w:p w14:paraId="6D897B4A" w14:textId="085283EC" w:rsidR="00010A02" w:rsidRDefault="002D5A52" w:rsidP="00010A02">
      <w:pPr>
        <w:pStyle w:val="Bibliography"/>
      </w:pPr>
      <w:r>
        <w:t xml:space="preserve">Vize, C. E., Scott, L. N., Kamarck, T. W., &amp; Wright, A. G. C. (2026). Socioaffective Dynamics of Psychopathy in Daily Life. </w:t>
      </w:r>
      <w:r>
        <w:rPr>
          <w:i/>
          <w:iCs/>
        </w:rPr>
        <w:t>Clinical Psychological Science</w:t>
      </w:r>
      <w:r>
        <w:t xml:space="preserve">, </w:t>
      </w:r>
      <w:r>
        <w:rPr>
          <w:i/>
          <w:iCs/>
        </w:rPr>
        <w:t>0</w:t>
      </w:r>
      <w:r>
        <w:t xml:space="preserve">(0). </w:t>
      </w:r>
    </w:p>
    <w:p w14:paraId="19B718F7" w14:textId="10BAF672" w:rsidR="00620081" w:rsidRDefault="00620081" w:rsidP="00010A02">
      <w:pPr>
        <w:pStyle w:val="Bibliography"/>
      </w:pPr>
      <w:r>
        <w:t>Walter, E. E., Fernandez, F., Snelling, M., &amp; Barkus, E. (2018). Stress induced cortisol release and schizotypy. </w:t>
      </w:r>
      <w:r>
        <w:rPr>
          <w:i/>
          <w:iCs/>
        </w:rPr>
        <w:t>Psychoneuroendocrinology</w:t>
      </w:r>
      <w:r>
        <w:t>, </w:t>
      </w:r>
      <w:r>
        <w:rPr>
          <w:i/>
          <w:iCs/>
        </w:rPr>
        <w:t>89</w:t>
      </w:r>
      <w:r>
        <w:t>, 209-215.</w:t>
      </w:r>
    </w:p>
    <w:p w14:paraId="15E209FE" w14:textId="280BFDEC" w:rsidR="00B2233C" w:rsidRDefault="00B2233C" w:rsidP="00B2233C">
      <w:pPr>
        <w:pStyle w:val="Bibliography"/>
      </w:pPr>
      <w:bookmarkStart w:id="116" w:name="ref-widiger2019five"/>
      <w:bookmarkStart w:id="117" w:name="ref-wright2016stability"/>
      <w:bookmarkEnd w:id="115"/>
      <w:r>
        <w:t xml:space="preserve">Widiger, T. A., &amp; Crego, C. (2019). The five-factor model of personality structure: An update. </w:t>
      </w:r>
      <w:r>
        <w:rPr>
          <w:i/>
          <w:iCs/>
        </w:rPr>
        <w:t>World Psychiatry</w:t>
      </w:r>
      <w:r>
        <w:t xml:space="preserve">, </w:t>
      </w:r>
      <w:r>
        <w:rPr>
          <w:i/>
          <w:iCs/>
        </w:rPr>
        <w:t>18</w:t>
      </w:r>
      <w:r>
        <w:t>(3), 271.</w:t>
      </w:r>
    </w:p>
    <w:p w14:paraId="1BA62274" w14:textId="77777777" w:rsidR="00B2233C" w:rsidRDefault="00B2233C" w:rsidP="00B2233C">
      <w:pPr>
        <w:pStyle w:val="Bibliography"/>
      </w:pPr>
      <w:bookmarkStart w:id="118" w:name="ref-wright2019focusing"/>
      <w:bookmarkEnd w:id="116"/>
      <w:r>
        <w:lastRenderedPageBreak/>
        <w:t xml:space="preserve">Wright, A. G., Gates, K. M., Arizmendi, C., Lane, S. T., Woods, W. C., &amp; Edershile, E. A. (2019). Focusing personality assessment on the person: Modeling general, shared, and person specific processes in personality and psychopathology. </w:t>
      </w:r>
      <w:r>
        <w:rPr>
          <w:i/>
          <w:iCs/>
        </w:rPr>
        <w:t>Psychological Assessment</w:t>
      </w:r>
      <w:r>
        <w:t xml:space="preserve">, </w:t>
      </w:r>
      <w:r>
        <w:rPr>
          <w:i/>
          <w:iCs/>
        </w:rPr>
        <w:t>31</w:t>
      </w:r>
      <w:r>
        <w:t>(4), 502.</w:t>
      </w:r>
    </w:p>
    <w:p w14:paraId="4F847310" w14:textId="77777777" w:rsidR="00B2233C" w:rsidRDefault="00B2233C" w:rsidP="00B2233C">
      <w:pPr>
        <w:pStyle w:val="Bibliography"/>
      </w:pPr>
      <w:bookmarkStart w:id="119" w:name="ref-wright2025measuring"/>
      <w:bookmarkEnd w:id="118"/>
      <w:r>
        <w:t xml:space="preserve">Wright, A. G., Ringwald, W. R., &amp; Zimmermann, J. (2025). Measuring psychopathology in daily life. </w:t>
      </w:r>
      <w:r>
        <w:rPr>
          <w:i/>
          <w:iCs/>
        </w:rPr>
        <w:t>Clinical Psychological Science</w:t>
      </w:r>
      <w:r>
        <w:t xml:space="preserve">, </w:t>
      </w:r>
      <w:r>
        <w:rPr>
          <w:i/>
          <w:iCs/>
        </w:rPr>
        <w:t>13</w:t>
      </w:r>
      <w:r>
        <w:t>(3), 649–663.</w:t>
      </w:r>
    </w:p>
    <w:bookmarkEnd w:id="119"/>
    <w:p w14:paraId="567D0B1C" w14:textId="1FF9E299" w:rsidR="009E444E" w:rsidRDefault="00B2233C" w:rsidP="00917776">
      <w:pPr>
        <w:pStyle w:val="Bibliography"/>
      </w:pPr>
      <w:r>
        <w:t xml:space="preserve">Wright, A. G., &amp; Simms, L. J. (2016). Stability and fluctuation of personality disorder features in daily life. </w:t>
      </w:r>
      <w:r>
        <w:rPr>
          <w:i/>
          <w:iCs/>
        </w:rPr>
        <w:t>Journal of Abnormal Psychology</w:t>
      </w:r>
      <w:r>
        <w:t xml:space="preserve">, </w:t>
      </w:r>
      <w:r>
        <w:rPr>
          <w:i/>
          <w:iCs/>
        </w:rPr>
        <w:t>125</w:t>
      </w:r>
      <w:r>
        <w:t>(5), 641.</w:t>
      </w:r>
    </w:p>
    <w:p w14:paraId="211401DF" w14:textId="77777777" w:rsidR="00C767F7" w:rsidRDefault="00C767F7" w:rsidP="009E444E">
      <w:pPr>
        <w:pStyle w:val="Bibliography"/>
        <w:spacing w:line="240" w:lineRule="auto"/>
        <w:ind w:left="0" w:firstLine="0"/>
        <w:rPr>
          <w:b/>
          <w:bCs/>
        </w:rPr>
      </w:pPr>
    </w:p>
    <w:p w14:paraId="52BFF9CF" w14:textId="77777777" w:rsidR="00C767F7" w:rsidRDefault="00C767F7" w:rsidP="009E444E">
      <w:pPr>
        <w:pStyle w:val="Bibliography"/>
        <w:spacing w:line="240" w:lineRule="auto"/>
        <w:ind w:left="0" w:firstLine="0"/>
        <w:rPr>
          <w:b/>
          <w:bCs/>
        </w:rPr>
      </w:pPr>
    </w:p>
    <w:p w14:paraId="7AA752C5" w14:textId="77777777" w:rsidR="00C767F7" w:rsidRDefault="00C767F7" w:rsidP="009E444E">
      <w:pPr>
        <w:pStyle w:val="Bibliography"/>
        <w:spacing w:line="240" w:lineRule="auto"/>
        <w:ind w:left="0" w:firstLine="0"/>
        <w:rPr>
          <w:b/>
          <w:bCs/>
        </w:rPr>
      </w:pPr>
    </w:p>
    <w:p w14:paraId="4E0755EF" w14:textId="77777777" w:rsidR="00C767F7" w:rsidRDefault="00C767F7" w:rsidP="009E444E">
      <w:pPr>
        <w:pStyle w:val="Bibliography"/>
        <w:spacing w:line="240" w:lineRule="auto"/>
        <w:ind w:left="0" w:firstLine="0"/>
        <w:rPr>
          <w:b/>
          <w:bCs/>
        </w:rPr>
      </w:pPr>
    </w:p>
    <w:p w14:paraId="4E47F0AB" w14:textId="77777777" w:rsidR="00C767F7" w:rsidRDefault="00C767F7" w:rsidP="009E444E">
      <w:pPr>
        <w:pStyle w:val="Bibliography"/>
        <w:spacing w:line="240" w:lineRule="auto"/>
        <w:ind w:left="0" w:firstLine="0"/>
        <w:rPr>
          <w:b/>
          <w:bCs/>
        </w:rPr>
      </w:pPr>
    </w:p>
    <w:p w14:paraId="5159EDB4" w14:textId="77777777" w:rsidR="00C767F7" w:rsidRDefault="00C767F7" w:rsidP="009E444E">
      <w:pPr>
        <w:pStyle w:val="Bibliography"/>
        <w:spacing w:line="240" w:lineRule="auto"/>
        <w:ind w:left="0" w:firstLine="0"/>
        <w:rPr>
          <w:b/>
          <w:bCs/>
        </w:rPr>
      </w:pPr>
    </w:p>
    <w:p w14:paraId="76DE1756" w14:textId="77777777" w:rsidR="00C767F7" w:rsidRDefault="00C767F7" w:rsidP="009E444E">
      <w:pPr>
        <w:pStyle w:val="Bibliography"/>
        <w:spacing w:line="240" w:lineRule="auto"/>
        <w:ind w:left="0" w:firstLine="0"/>
        <w:rPr>
          <w:b/>
          <w:bCs/>
        </w:rPr>
      </w:pPr>
    </w:p>
    <w:p w14:paraId="4058DB17" w14:textId="77777777" w:rsidR="00C767F7" w:rsidRDefault="00C767F7" w:rsidP="009E444E">
      <w:pPr>
        <w:pStyle w:val="Bibliography"/>
        <w:spacing w:line="240" w:lineRule="auto"/>
        <w:ind w:left="0" w:firstLine="0"/>
        <w:rPr>
          <w:b/>
          <w:bCs/>
        </w:rPr>
      </w:pPr>
    </w:p>
    <w:p w14:paraId="60A3B45C" w14:textId="77777777" w:rsidR="00C767F7" w:rsidRDefault="00C767F7" w:rsidP="009E444E">
      <w:pPr>
        <w:pStyle w:val="Bibliography"/>
        <w:spacing w:line="240" w:lineRule="auto"/>
        <w:ind w:left="0" w:firstLine="0"/>
        <w:rPr>
          <w:b/>
          <w:bCs/>
        </w:rPr>
      </w:pPr>
    </w:p>
    <w:p w14:paraId="7208F400" w14:textId="77777777" w:rsidR="00C767F7" w:rsidRDefault="00C767F7" w:rsidP="009E444E">
      <w:pPr>
        <w:pStyle w:val="Bibliography"/>
        <w:spacing w:line="240" w:lineRule="auto"/>
        <w:ind w:left="0" w:firstLine="0"/>
        <w:rPr>
          <w:b/>
          <w:bCs/>
        </w:rPr>
      </w:pPr>
    </w:p>
    <w:p w14:paraId="095BDCA6" w14:textId="77777777" w:rsidR="00C767F7" w:rsidRDefault="00C767F7" w:rsidP="009E444E">
      <w:pPr>
        <w:pStyle w:val="Bibliography"/>
        <w:spacing w:line="240" w:lineRule="auto"/>
        <w:ind w:left="0" w:firstLine="0"/>
        <w:rPr>
          <w:b/>
          <w:bCs/>
        </w:rPr>
      </w:pPr>
    </w:p>
    <w:p w14:paraId="5893DFD2" w14:textId="77777777" w:rsidR="00C767F7" w:rsidRDefault="00C767F7" w:rsidP="009E444E">
      <w:pPr>
        <w:pStyle w:val="Bibliography"/>
        <w:spacing w:line="240" w:lineRule="auto"/>
        <w:ind w:left="0" w:firstLine="0"/>
        <w:rPr>
          <w:b/>
          <w:bCs/>
        </w:rPr>
      </w:pPr>
    </w:p>
    <w:p w14:paraId="29172D83" w14:textId="77777777" w:rsidR="00C767F7" w:rsidRDefault="00C767F7" w:rsidP="009E444E">
      <w:pPr>
        <w:pStyle w:val="Bibliography"/>
        <w:spacing w:line="240" w:lineRule="auto"/>
        <w:ind w:left="0" w:firstLine="0"/>
        <w:rPr>
          <w:b/>
          <w:bCs/>
        </w:rPr>
      </w:pPr>
    </w:p>
    <w:p w14:paraId="3935C18A" w14:textId="77777777" w:rsidR="00C767F7" w:rsidRDefault="00C767F7" w:rsidP="009E444E">
      <w:pPr>
        <w:pStyle w:val="Bibliography"/>
        <w:spacing w:line="240" w:lineRule="auto"/>
        <w:ind w:left="0" w:firstLine="0"/>
        <w:rPr>
          <w:b/>
          <w:bCs/>
        </w:rPr>
      </w:pPr>
    </w:p>
    <w:p w14:paraId="0B46A8AF" w14:textId="77777777" w:rsidR="00C767F7" w:rsidRDefault="00C767F7" w:rsidP="009E444E">
      <w:pPr>
        <w:pStyle w:val="Bibliography"/>
        <w:spacing w:line="240" w:lineRule="auto"/>
        <w:ind w:left="0" w:firstLine="0"/>
        <w:rPr>
          <w:b/>
          <w:bCs/>
        </w:rPr>
      </w:pPr>
    </w:p>
    <w:p w14:paraId="372ACCD6" w14:textId="77777777" w:rsidR="00C767F7" w:rsidRDefault="00C767F7" w:rsidP="009E444E">
      <w:pPr>
        <w:pStyle w:val="Bibliography"/>
        <w:spacing w:line="240" w:lineRule="auto"/>
        <w:ind w:left="0" w:firstLine="0"/>
        <w:rPr>
          <w:b/>
          <w:bCs/>
        </w:rPr>
      </w:pPr>
    </w:p>
    <w:p w14:paraId="002EE9D4" w14:textId="5A8C18FA" w:rsidR="009E444E" w:rsidRPr="00960A99" w:rsidRDefault="009E444E" w:rsidP="009E444E">
      <w:pPr>
        <w:spacing w:before="0" w:after="200" w:line="240" w:lineRule="auto"/>
        <w:rPr>
          <w:b/>
          <w:bCs/>
        </w:rPr>
      </w:pPr>
      <w:r>
        <w:rPr>
          <w:rFonts w:cs="Times New Roman"/>
          <w:b/>
          <w:bCs/>
        </w:rPr>
        <w:lastRenderedPageBreak/>
        <w:t>Table 1</w:t>
      </w:r>
    </w:p>
    <w:p w14:paraId="22CD2583" w14:textId="77777777" w:rsidR="009E444E" w:rsidRPr="00960A99" w:rsidRDefault="009E444E" w:rsidP="009E444E">
      <w:pPr>
        <w:pStyle w:val="Bibliography"/>
        <w:spacing w:line="240" w:lineRule="auto"/>
        <w:rPr>
          <w:i/>
          <w:iCs/>
        </w:rPr>
      </w:pPr>
      <w:r>
        <w:rPr>
          <w:i/>
          <w:iCs/>
        </w:rPr>
        <w:t>Personality Moderation of Fundamental Frequency (F0)</w:t>
      </w:r>
    </w:p>
    <w:tbl>
      <w:tblPr>
        <w:tblStyle w:val="TableGrid"/>
        <w:tblW w:w="9109" w:type="dxa"/>
        <w:jc w:val="center"/>
        <w:tblBorders>
          <w:left w:val="none" w:sz="0" w:space="0" w:color="auto"/>
          <w:right w:val="none" w:sz="0" w:space="0" w:color="auto"/>
          <w:insideV w:val="none" w:sz="0" w:space="0" w:color="auto"/>
        </w:tblBorders>
        <w:tblLook w:val="04A0" w:firstRow="1" w:lastRow="0" w:firstColumn="1" w:lastColumn="0" w:noHBand="0" w:noVBand="1"/>
      </w:tblPr>
      <w:tblGrid>
        <w:gridCol w:w="2460"/>
        <w:gridCol w:w="2583"/>
        <w:gridCol w:w="709"/>
        <w:gridCol w:w="2583"/>
        <w:gridCol w:w="22"/>
        <w:gridCol w:w="752"/>
      </w:tblGrid>
      <w:tr w:rsidR="009E444E" w:rsidRPr="00960A99" w14:paraId="4970840E" w14:textId="77777777" w:rsidTr="00F824C8">
        <w:trPr>
          <w:trHeight w:val="720"/>
          <w:jc w:val="center"/>
        </w:trPr>
        <w:tc>
          <w:tcPr>
            <w:tcW w:w="2460" w:type="dxa"/>
            <w:vMerge w:val="restart"/>
          </w:tcPr>
          <w:p w14:paraId="3324CE9C" w14:textId="77777777" w:rsidR="009E444E" w:rsidRPr="00960A99" w:rsidRDefault="009E444E" w:rsidP="00F824C8">
            <w:pPr>
              <w:spacing w:line="240" w:lineRule="auto"/>
              <w:jc w:val="center"/>
              <w:rPr>
                <w:rFonts w:cs="Times New Roman"/>
              </w:rPr>
            </w:pPr>
            <w:r>
              <w:rPr>
                <w:rFonts w:cs="Times New Roman"/>
              </w:rPr>
              <w:t>Domain</w:t>
            </w:r>
          </w:p>
        </w:tc>
        <w:tc>
          <w:tcPr>
            <w:tcW w:w="3292" w:type="dxa"/>
            <w:gridSpan w:val="2"/>
            <w:tcBorders>
              <w:bottom w:val="single" w:sz="4" w:space="0" w:color="auto"/>
            </w:tcBorders>
            <w:vAlign w:val="center"/>
          </w:tcPr>
          <w:p w14:paraId="26170B7E" w14:textId="77777777" w:rsidR="009E444E" w:rsidRPr="00960A99" w:rsidRDefault="009E444E" w:rsidP="00F824C8">
            <w:pPr>
              <w:spacing w:line="240" w:lineRule="auto"/>
              <w:jc w:val="center"/>
              <w:rPr>
                <w:rFonts w:cs="Times New Roman"/>
              </w:rPr>
            </w:pPr>
            <w:r>
              <w:rPr>
                <w:rFonts w:cs="Times New Roman"/>
              </w:rPr>
              <w:t>Stress (</w:t>
            </w:r>
            <w:r>
              <w:rPr>
                <w:rFonts w:ascii="Cambria Math" w:hAnsi="Cambria Math" w:cs="Cambria Math"/>
              </w:rPr>
              <w:t>𝛾</w:t>
            </w:r>
            <w:r>
              <w:rPr>
                <w:rFonts w:ascii="Cambria Math" w:hAnsi="Cambria Math" w:cs="Cambria Math"/>
                <w:vertAlign w:val="subscript"/>
              </w:rPr>
              <w:t>1</w:t>
            </w:r>
            <w:r>
              <w:rPr>
                <w:rFonts w:cs="Times New Roman"/>
              </w:rPr>
              <w:t>)</w:t>
            </w:r>
          </w:p>
        </w:tc>
        <w:tc>
          <w:tcPr>
            <w:tcW w:w="3357" w:type="dxa"/>
            <w:gridSpan w:val="3"/>
            <w:tcBorders>
              <w:bottom w:val="single" w:sz="4" w:space="0" w:color="auto"/>
            </w:tcBorders>
            <w:vAlign w:val="center"/>
          </w:tcPr>
          <w:p w14:paraId="5D20ABED" w14:textId="13A882DB" w:rsidR="009E444E" w:rsidRPr="00960A99" w:rsidRDefault="00CF037A" w:rsidP="00F824C8">
            <w:pPr>
              <w:spacing w:line="240" w:lineRule="auto"/>
              <w:jc w:val="center"/>
              <w:rPr>
                <w:rFonts w:cs="Times New Roman"/>
              </w:rPr>
            </w:pPr>
            <w:r>
              <w:rPr>
                <w:rFonts w:cs="Times New Roman"/>
              </w:rPr>
              <w:t>Recovery (</w:t>
            </w:r>
            <w:r>
              <w:rPr>
                <w:rFonts w:ascii="Cambria Math" w:hAnsi="Cambria Math" w:cs="Cambria Math"/>
              </w:rPr>
              <w:t>𝛾</w:t>
            </w:r>
            <w:r>
              <w:rPr>
                <w:rFonts w:ascii="Cambria Math" w:hAnsi="Cambria Math" w:cs="Cambria Math"/>
                <w:vertAlign w:val="subscript"/>
              </w:rPr>
              <w:t>2</w:t>
            </w:r>
            <w:r>
              <w:rPr>
                <w:rFonts w:cs="Times New Roman"/>
              </w:rPr>
              <w:t>)</w:t>
            </w:r>
          </w:p>
        </w:tc>
      </w:tr>
      <w:tr w:rsidR="009E444E" w:rsidRPr="00960A99" w14:paraId="12B58A5C" w14:textId="77777777" w:rsidTr="00F824C8">
        <w:trPr>
          <w:trHeight w:val="743"/>
          <w:jc w:val="center"/>
        </w:trPr>
        <w:tc>
          <w:tcPr>
            <w:tcW w:w="2460" w:type="dxa"/>
            <w:vMerge/>
            <w:tcBorders>
              <w:bottom w:val="single" w:sz="4" w:space="0" w:color="auto"/>
            </w:tcBorders>
          </w:tcPr>
          <w:p w14:paraId="7C86E892" w14:textId="77777777" w:rsidR="009E444E" w:rsidRPr="00960A99" w:rsidRDefault="009E444E" w:rsidP="00F824C8">
            <w:pPr>
              <w:spacing w:line="240" w:lineRule="auto"/>
              <w:jc w:val="center"/>
              <w:rPr>
                <w:rFonts w:cs="Times New Roman"/>
                <w:iCs/>
              </w:rPr>
            </w:pPr>
          </w:p>
        </w:tc>
        <w:tc>
          <w:tcPr>
            <w:tcW w:w="2583" w:type="dxa"/>
            <w:tcBorders>
              <w:bottom w:val="single" w:sz="4" w:space="0" w:color="auto"/>
            </w:tcBorders>
            <w:vAlign w:val="center"/>
          </w:tcPr>
          <w:p w14:paraId="5E9520EC" w14:textId="793C98D4" w:rsidR="009E444E" w:rsidRPr="00960A99" w:rsidRDefault="009E444E" w:rsidP="00F824C8">
            <w:pPr>
              <w:spacing w:line="240" w:lineRule="auto"/>
              <w:jc w:val="center"/>
              <w:rPr>
                <w:rFonts w:cs="Times New Roman"/>
                <w:iCs/>
              </w:rPr>
            </w:pPr>
            <w:r>
              <w:rPr>
                <w:rFonts w:cs="Times New Roman"/>
                <w:iCs/>
              </w:rPr>
              <w:t>Median [89% CrI]</w:t>
            </w:r>
          </w:p>
        </w:tc>
        <w:tc>
          <w:tcPr>
            <w:tcW w:w="709" w:type="dxa"/>
            <w:tcBorders>
              <w:bottom w:val="single" w:sz="4" w:space="0" w:color="auto"/>
            </w:tcBorders>
            <w:vAlign w:val="center"/>
          </w:tcPr>
          <w:p w14:paraId="1A1CEF8E" w14:textId="0A3A3A6D" w:rsidR="009E444E" w:rsidRPr="00960A99" w:rsidRDefault="00CC4A16" w:rsidP="00F824C8">
            <w:pPr>
              <w:spacing w:line="240" w:lineRule="auto"/>
              <w:jc w:val="center"/>
              <w:rPr>
                <w:rFonts w:cs="Times New Roman"/>
                <w:iCs/>
              </w:rPr>
            </w:pPr>
            <w:r>
              <w:rPr>
                <w:rFonts w:cs="Times New Roman"/>
                <w:iCs/>
              </w:rPr>
              <w:t>pd</w:t>
            </w:r>
          </w:p>
        </w:tc>
        <w:tc>
          <w:tcPr>
            <w:tcW w:w="2583" w:type="dxa"/>
            <w:tcBorders>
              <w:bottom w:val="single" w:sz="4" w:space="0" w:color="auto"/>
            </w:tcBorders>
            <w:vAlign w:val="center"/>
          </w:tcPr>
          <w:p w14:paraId="631ECAB0" w14:textId="46411036" w:rsidR="009E444E" w:rsidRPr="00960A99" w:rsidRDefault="009E444E" w:rsidP="00F824C8">
            <w:pPr>
              <w:spacing w:line="240" w:lineRule="auto"/>
              <w:jc w:val="center"/>
              <w:rPr>
                <w:rFonts w:cs="Times New Roman"/>
              </w:rPr>
            </w:pPr>
            <w:r>
              <w:rPr>
                <w:rFonts w:cs="Times New Roman"/>
                <w:iCs/>
              </w:rPr>
              <w:t>Median [89% CrI]</w:t>
            </w:r>
          </w:p>
        </w:tc>
        <w:tc>
          <w:tcPr>
            <w:tcW w:w="774" w:type="dxa"/>
            <w:gridSpan w:val="2"/>
            <w:tcBorders>
              <w:bottom w:val="single" w:sz="4" w:space="0" w:color="auto"/>
            </w:tcBorders>
            <w:vAlign w:val="center"/>
          </w:tcPr>
          <w:p w14:paraId="2F52B34E" w14:textId="2ED075C6" w:rsidR="009E444E" w:rsidRPr="00960A99" w:rsidRDefault="00CC4A16" w:rsidP="00CF037A">
            <w:pPr>
              <w:spacing w:line="240" w:lineRule="auto"/>
              <w:jc w:val="center"/>
              <w:rPr>
                <w:rFonts w:cs="Times New Roman"/>
              </w:rPr>
            </w:pPr>
            <w:r>
              <w:rPr>
                <w:rFonts w:cs="Times New Roman"/>
              </w:rPr>
              <w:t>pd</w:t>
            </w:r>
          </w:p>
        </w:tc>
      </w:tr>
      <w:tr w:rsidR="009E444E" w:rsidRPr="00960A99" w14:paraId="0D837797" w14:textId="77777777" w:rsidTr="00CF037A">
        <w:trPr>
          <w:trHeight w:val="639"/>
          <w:jc w:val="center"/>
        </w:trPr>
        <w:tc>
          <w:tcPr>
            <w:tcW w:w="2460" w:type="dxa"/>
            <w:tcBorders>
              <w:bottom w:val="nil"/>
            </w:tcBorders>
            <w:vAlign w:val="center"/>
          </w:tcPr>
          <w:p w14:paraId="5989A8C9" w14:textId="77777777" w:rsidR="009E444E" w:rsidRPr="00960A99" w:rsidRDefault="009E444E" w:rsidP="00F824C8">
            <w:pPr>
              <w:spacing w:line="240" w:lineRule="auto"/>
              <w:jc w:val="center"/>
              <w:rPr>
                <w:rFonts w:cs="Times New Roman"/>
              </w:rPr>
            </w:pPr>
            <w:r>
              <w:rPr>
                <w:rFonts w:cs="Times New Roman"/>
                <w:b/>
                <w:bCs/>
              </w:rPr>
              <w:t>Negative Affectivity</w:t>
            </w:r>
          </w:p>
        </w:tc>
        <w:tc>
          <w:tcPr>
            <w:tcW w:w="2583" w:type="dxa"/>
            <w:tcBorders>
              <w:bottom w:val="nil"/>
            </w:tcBorders>
            <w:vAlign w:val="center"/>
          </w:tcPr>
          <w:p w14:paraId="111D1E29" w14:textId="77777777" w:rsidR="009E444E" w:rsidRPr="00960A99" w:rsidRDefault="009E444E" w:rsidP="00F824C8">
            <w:pPr>
              <w:spacing w:line="240" w:lineRule="auto"/>
              <w:jc w:val="center"/>
              <w:rPr>
                <w:rFonts w:cs="Times New Roman"/>
                <w:b/>
                <w:bCs/>
                <w:lang w:val="it-IT"/>
              </w:rPr>
            </w:pPr>
            <w:r>
              <w:rPr>
                <w:rFonts w:cs="Times New Roman"/>
                <w:b/>
                <w:bCs/>
                <w:lang w:val="it-IT"/>
              </w:rPr>
              <w:t>3.14 [0.45, 5.84]</w:t>
            </w:r>
          </w:p>
        </w:tc>
        <w:tc>
          <w:tcPr>
            <w:tcW w:w="709" w:type="dxa"/>
            <w:tcBorders>
              <w:bottom w:val="nil"/>
            </w:tcBorders>
            <w:vAlign w:val="center"/>
          </w:tcPr>
          <w:p w14:paraId="251AB707" w14:textId="77777777" w:rsidR="009E444E" w:rsidRPr="00960A99" w:rsidRDefault="009E444E" w:rsidP="00F824C8">
            <w:pPr>
              <w:spacing w:line="240" w:lineRule="auto"/>
              <w:jc w:val="center"/>
              <w:rPr>
                <w:rFonts w:cs="Times New Roman"/>
                <w:b/>
                <w:bCs/>
                <w:lang w:val="it-IT"/>
              </w:rPr>
            </w:pPr>
            <w:r>
              <w:rPr>
                <w:rFonts w:cs="Times New Roman"/>
                <w:b/>
                <w:bCs/>
                <w:lang w:val="it-IT"/>
              </w:rPr>
              <w:t>0.97</w:t>
            </w:r>
          </w:p>
        </w:tc>
        <w:tc>
          <w:tcPr>
            <w:tcW w:w="2605" w:type="dxa"/>
            <w:gridSpan w:val="2"/>
            <w:tcBorders>
              <w:bottom w:val="nil"/>
            </w:tcBorders>
            <w:vAlign w:val="center"/>
          </w:tcPr>
          <w:p w14:paraId="0CEC60DC" w14:textId="77777777" w:rsidR="009E444E" w:rsidRPr="00960A99" w:rsidRDefault="009E444E" w:rsidP="00F824C8">
            <w:pPr>
              <w:spacing w:line="240" w:lineRule="auto"/>
              <w:jc w:val="center"/>
              <w:rPr>
                <w:rFonts w:cs="Times New Roman"/>
                <w:lang w:val="it-IT"/>
              </w:rPr>
            </w:pPr>
            <w:r>
              <w:rPr>
                <w:rFonts w:cs="Times New Roman"/>
                <w:lang w:val="it-IT"/>
              </w:rPr>
              <w:t>-0.45 [-3.11, 2.25]</w:t>
            </w:r>
          </w:p>
        </w:tc>
        <w:tc>
          <w:tcPr>
            <w:tcW w:w="752" w:type="dxa"/>
            <w:tcBorders>
              <w:bottom w:val="nil"/>
            </w:tcBorders>
            <w:vAlign w:val="center"/>
          </w:tcPr>
          <w:p w14:paraId="634C9F2D" w14:textId="77777777" w:rsidR="009E444E" w:rsidRPr="00960A99" w:rsidRDefault="009E444E" w:rsidP="00CF037A">
            <w:pPr>
              <w:spacing w:line="240" w:lineRule="auto"/>
              <w:jc w:val="center"/>
              <w:rPr>
                <w:rFonts w:cs="Times New Roman"/>
              </w:rPr>
            </w:pPr>
            <w:r>
              <w:rPr>
                <w:rFonts w:cs="Times New Roman"/>
              </w:rPr>
              <w:t>0.60</w:t>
            </w:r>
          </w:p>
        </w:tc>
      </w:tr>
      <w:tr w:rsidR="009E444E" w:rsidRPr="00960A99" w14:paraId="0F666A7A" w14:textId="77777777" w:rsidTr="00F824C8">
        <w:trPr>
          <w:trHeight w:val="319"/>
          <w:jc w:val="center"/>
        </w:trPr>
        <w:tc>
          <w:tcPr>
            <w:tcW w:w="2460" w:type="dxa"/>
            <w:tcBorders>
              <w:top w:val="nil"/>
              <w:bottom w:val="nil"/>
            </w:tcBorders>
            <w:vAlign w:val="center"/>
          </w:tcPr>
          <w:p w14:paraId="078F8119" w14:textId="77777777" w:rsidR="009E444E" w:rsidRPr="00960A99" w:rsidRDefault="009E444E" w:rsidP="00F824C8">
            <w:pPr>
              <w:suppressLineNumbers/>
              <w:spacing w:after="0" w:line="240" w:lineRule="auto"/>
              <w:jc w:val="center"/>
              <w:rPr>
                <w:rFonts w:cs="Times New Roman"/>
              </w:rPr>
            </w:pPr>
            <w:r>
              <w:rPr>
                <w:rFonts w:cs="Times New Roman"/>
              </w:rPr>
              <w:t>Detachment</w:t>
            </w:r>
          </w:p>
        </w:tc>
        <w:tc>
          <w:tcPr>
            <w:tcW w:w="2583" w:type="dxa"/>
            <w:tcBorders>
              <w:top w:val="nil"/>
              <w:bottom w:val="nil"/>
            </w:tcBorders>
            <w:vAlign w:val="center"/>
          </w:tcPr>
          <w:p w14:paraId="27585A20" w14:textId="77777777" w:rsidR="009E444E" w:rsidRPr="00960A99" w:rsidRDefault="009E444E" w:rsidP="00F824C8">
            <w:pPr>
              <w:spacing w:line="240" w:lineRule="auto"/>
              <w:jc w:val="center"/>
              <w:rPr>
                <w:rFonts w:cs="Times New Roman"/>
                <w:lang w:val="it-IT"/>
              </w:rPr>
            </w:pPr>
            <w:r>
              <w:rPr>
                <w:rFonts w:cs="Times New Roman"/>
                <w:lang w:val="it-IT"/>
              </w:rPr>
              <w:t>-0.35 [-3.10, 2.38]</w:t>
            </w:r>
          </w:p>
        </w:tc>
        <w:tc>
          <w:tcPr>
            <w:tcW w:w="709" w:type="dxa"/>
            <w:tcBorders>
              <w:top w:val="nil"/>
              <w:bottom w:val="nil"/>
            </w:tcBorders>
            <w:vAlign w:val="center"/>
          </w:tcPr>
          <w:p w14:paraId="03864064" w14:textId="77777777" w:rsidR="009E444E" w:rsidRPr="00960A99" w:rsidRDefault="009E444E" w:rsidP="00F824C8">
            <w:pPr>
              <w:spacing w:line="240" w:lineRule="auto"/>
              <w:jc w:val="center"/>
              <w:rPr>
                <w:rFonts w:cs="Times New Roman"/>
                <w:lang w:val="it-IT"/>
              </w:rPr>
            </w:pPr>
            <w:r>
              <w:rPr>
                <w:rFonts w:cs="Times New Roman"/>
                <w:lang w:val="it-IT"/>
              </w:rPr>
              <w:t>0.59</w:t>
            </w:r>
          </w:p>
        </w:tc>
        <w:tc>
          <w:tcPr>
            <w:tcW w:w="2583" w:type="dxa"/>
            <w:tcBorders>
              <w:top w:val="nil"/>
              <w:bottom w:val="nil"/>
            </w:tcBorders>
            <w:vAlign w:val="center"/>
          </w:tcPr>
          <w:p w14:paraId="5060E9BC" w14:textId="77777777" w:rsidR="009E444E" w:rsidRPr="00960A99" w:rsidRDefault="009E444E" w:rsidP="00F824C8">
            <w:pPr>
              <w:spacing w:line="240" w:lineRule="auto"/>
              <w:jc w:val="center"/>
              <w:rPr>
                <w:rFonts w:cs="Times New Roman"/>
                <w:lang w:val="it-IT"/>
              </w:rPr>
            </w:pPr>
            <w:del w:id="232" w:author="Claude" w:date="2026-06-13T00:00:00Z">
              <w:r>
                <w:rPr>
                  <w:rFonts w:cs="Times New Roman"/>
                  <w:lang w:val="it-IT"/>
                </w:rPr>
                <w:delText>-2.02 [-4.84, 0.76]</w:delText>
              </w:r>
            </w:del>
            <w:ins w:id="233" w:author="Claude" w:date="2026-06-13T00:00:00Z">
              <w:r>
                <w:rPr>
                  <w:rFonts w:cs="Times New Roman"/>
                  <w:color w:val="EE0000"/>
                  <w:lang w:val="it-IT"/>
                </w:rPr>
                <w:t>-2.04 [-4.76, 0.73]</w:t>
              </w:r>
            </w:ins>
          </w:p>
        </w:tc>
        <w:tc>
          <w:tcPr>
            <w:tcW w:w="774" w:type="dxa"/>
            <w:gridSpan w:val="2"/>
            <w:tcBorders>
              <w:top w:val="nil"/>
              <w:bottom w:val="nil"/>
            </w:tcBorders>
            <w:vAlign w:val="center"/>
          </w:tcPr>
          <w:p w14:paraId="30F3ADFC" w14:textId="77777777" w:rsidR="009E444E" w:rsidRPr="00960A99" w:rsidRDefault="009E444E" w:rsidP="00CF037A">
            <w:pPr>
              <w:spacing w:line="240" w:lineRule="auto"/>
              <w:jc w:val="center"/>
              <w:rPr>
                <w:rFonts w:cs="Times New Roman"/>
              </w:rPr>
            </w:pPr>
            <w:r>
              <w:rPr>
                <w:rFonts w:cs="Times New Roman"/>
              </w:rPr>
              <w:t>0.88</w:t>
            </w:r>
          </w:p>
        </w:tc>
      </w:tr>
      <w:tr w:rsidR="009E444E" w:rsidRPr="00960A99" w14:paraId="6090AF5A" w14:textId="77777777" w:rsidTr="00F824C8">
        <w:trPr>
          <w:trHeight w:val="319"/>
          <w:jc w:val="center"/>
        </w:trPr>
        <w:tc>
          <w:tcPr>
            <w:tcW w:w="2460" w:type="dxa"/>
            <w:tcBorders>
              <w:top w:val="nil"/>
              <w:bottom w:val="nil"/>
            </w:tcBorders>
            <w:vAlign w:val="center"/>
          </w:tcPr>
          <w:p w14:paraId="670F7A33" w14:textId="77777777" w:rsidR="009E444E" w:rsidRPr="00960A99" w:rsidRDefault="009E444E" w:rsidP="00F824C8">
            <w:pPr>
              <w:suppressLineNumbers/>
              <w:spacing w:after="0" w:line="240" w:lineRule="auto"/>
              <w:jc w:val="center"/>
              <w:rPr>
                <w:rFonts w:cs="Times New Roman"/>
              </w:rPr>
            </w:pPr>
            <w:r>
              <w:rPr>
                <w:rFonts w:cs="Times New Roman"/>
                <w:b/>
                <w:bCs/>
              </w:rPr>
              <w:t>Antagonism</w:t>
            </w:r>
          </w:p>
        </w:tc>
        <w:tc>
          <w:tcPr>
            <w:tcW w:w="2583" w:type="dxa"/>
            <w:tcBorders>
              <w:top w:val="nil"/>
              <w:bottom w:val="nil"/>
            </w:tcBorders>
            <w:vAlign w:val="center"/>
          </w:tcPr>
          <w:p w14:paraId="57CFD2FD" w14:textId="77777777" w:rsidR="009E444E" w:rsidRPr="00960A99" w:rsidRDefault="009E444E" w:rsidP="00F824C8">
            <w:pPr>
              <w:spacing w:line="240" w:lineRule="auto"/>
              <w:jc w:val="center"/>
              <w:rPr>
                <w:rFonts w:cs="Times New Roman"/>
                <w:lang w:val="it-IT"/>
              </w:rPr>
            </w:pPr>
            <w:r>
              <w:rPr>
                <w:rFonts w:cs="Times New Roman"/>
                <w:lang w:val="it-IT"/>
              </w:rPr>
              <w:t>-0.09 [-2.70, 2.49]</w:t>
            </w:r>
          </w:p>
        </w:tc>
        <w:tc>
          <w:tcPr>
            <w:tcW w:w="709" w:type="dxa"/>
            <w:tcBorders>
              <w:top w:val="nil"/>
              <w:bottom w:val="nil"/>
            </w:tcBorders>
            <w:vAlign w:val="center"/>
          </w:tcPr>
          <w:p w14:paraId="5ADE134B" w14:textId="77777777" w:rsidR="009E444E" w:rsidRPr="00960A99" w:rsidRDefault="009E444E" w:rsidP="00F824C8">
            <w:pPr>
              <w:spacing w:line="240" w:lineRule="auto"/>
              <w:jc w:val="center"/>
              <w:rPr>
                <w:rFonts w:cs="Times New Roman"/>
                <w:lang w:val="it-IT"/>
              </w:rPr>
            </w:pPr>
            <w:r>
              <w:rPr>
                <w:rFonts w:cs="Times New Roman"/>
                <w:lang w:val="it-IT"/>
              </w:rPr>
              <w:t>0.52</w:t>
            </w:r>
          </w:p>
        </w:tc>
        <w:tc>
          <w:tcPr>
            <w:tcW w:w="2583" w:type="dxa"/>
            <w:tcBorders>
              <w:top w:val="nil"/>
              <w:bottom w:val="nil"/>
            </w:tcBorders>
            <w:vAlign w:val="center"/>
          </w:tcPr>
          <w:p w14:paraId="149706DB" w14:textId="77777777" w:rsidR="009E444E" w:rsidRPr="00960A99" w:rsidRDefault="009E444E" w:rsidP="00F824C8">
            <w:pPr>
              <w:spacing w:line="240" w:lineRule="auto"/>
              <w:jc w:val="center"/>
              <w:rPr>
                <w:rFonts w:cs="Times New Roman"/>
                <w:lang w:val="it-IT"/>
              </w:rPr>
            </w:pPr>
            <w:r>
              <w:rPr>
                <w:b/>
                <w:bCs/>
              </w:rPr>
              <w:t>3.16 [0.61, 5.76]</w:t>
            </w:r>
          </w:p>
        </w:tc>
        <w:tc>
          <w:tcPr>
            <w:tcW w:w="774" w:type="dxa"/>
            <w:gridSpan w:val="2"/>
            <w:tcBorders>
              <w:top w:val="nil"/>
              <w:bottom w:val="nil"/>
            </w:tcBorders>
            <w:vAlign w:val="center"/>
          </w:tcPr>
          <w:p w14:paraId="00EEB489" w14:textId="77777777" w:rsidR="009E444E" w:rsidRPr="00960A99" w:rsidRDefault="009E444E" w:rsidP="00CF037A">
            <w:pPr>
              <w:spacing w:line="240" w:lineRule="auto"/>
              <w:jc w:val="center"/>
              <w:rPr>
                <w:rFonts w:cs="Times New Roman"/>
              </w:rPr>
            </w:pPr>
            <w:r>
              <w:rPr>
                <w:b/>
                <w:bCs/>
              </w:rPr>
              <w:t>0.98</w:t>
            </w:r>
          </w:p>
        </w:tc>
      </w:tr>
      <w:tr w:rsidR="009E444E" w:rsidRPr="00960A99" w14:paraId="5F9EDE10" w14:textId="77777777" w:rsidTr="00F824C8">
        <w:trPr>
          <w:trHeight w:val="674"/>
          <w:jc w:val="center"/>
        </w:trPr>
        <w:tc>
          <w:tcPr>
            <w:tcW w:w="2460" w:type="dxa"/>
            <w:tcBorders>
              <w:top w:val="nil"/>
              <w:bottom w:val="nil"/>
            </w:tcBorders>
          </w:tcPr>
          <w:p w14:paraId="29A409C2" w14:textId="77777777" w:rsidR="009E444E" w:rsidRPr="00960A99" w:rsidRDefault="009E444E" w:rsidP="00F824C8">
            <w:pPr>
              <w:suppressLineNumbers/>
              <w:spacing w:after="0" w:line="240" w:lineRule="auto"/>
              <w:jc w:val="center"/>
              <w:rPr>
                <w:rFonts w:cs="Times New Roman"/>
              </w:rPr>
            </w:pPr>
            <w:r>
              <w:rPr>
                <w:rFonts w:cs="Times New Roman"/>
              </w:rPr>
              <w:t>Disinhibition</w:t>
            </w:r>
          </w:p>
        </w:tc>
        <w:tc>
          <w:tcPr>
            <w:tcW w:w="2583" w:type="dxa"/>
            <w:tcBorders>
              <w:top w:val="nil"/>
              <w:bottom w:val="nil"/>
            </w:tcBorders>
          </w:tcPr>
          <w:p w14:paraId="1517124C" w14:textId="77777777" w:rsidR="009E444E" w:rsidRPr="00960A99" w:rsidRDefault="009E444E" w:rsidP="00F824C8">
            <w:pPr>
              <w:spacing w:line="240" w:lineRule="auto"/>
              <w:jc w:val="center"/>
              <w:rPr>
                <w:rFonts w:cs="Times New Roman"/>
              </w:rPr>
            </w:pPr>
            <w:r>
              <w:t>-0.21 [-3.16, 2.73]</w:t>
            </w:r>
          </w:p>
        </w:tc>
        <w:tc>
          <w:tcPr>
            <w:tcW w:w="709" w:type="dxa"/>
            <w:tcBorders>
              <w:top w:val="nil"/>
              <w:bottom w:val="nil"/>
            </w:tcBorders>
          </w:tcPr>
          <w:p w14:paraId="3125B7A4" w14:textId="77777777" w:rsidR="009E444E" w:rsidRPr="00960A99" w:rsidRDefault="009E444E" w:rsidP="00F824C8">
            <w:pPr>
              <w:spacing w:line="240" w:lineRule="auto"/>
              <w:jc w:val="center"/>
              <w:rPr>
                <w:rFonts w:cs="Times New Roman"/>
                <w:lang w:val="it-IT"/>
              </w:rPr>
            </w:pPr>
            <w:r>
              <w:rPr>
                <w:rFonts w:cs="Times New Roman"/>
                <w:lang w:val="it-IT"/>
              </w:rPr>
              <w:t>0.54</w:t>
            </w:r>
          </w:p>
        </w:tc>
        <w:tc>
          <w:tcPr>
            <w:tcW w:w="2583" w:type="dxa"/>
            <w:tcBorders>
              <w:top w:val="nil"/>
              <w:bottom w:val="nil"/>
            </w:tcBorders>
          </w:tcPr>
          <w:p w14:paraId="0F02D3BE" w14:textId="77777777" w:rsidR="009E444E" w:rsidRPr="00960A99" w:rsidRDefault="009E444E" w:rsidP="00F824C8">
            <w:pPr>
              <w:spacing w:line="240" w:lineRule="auto"/>
              <w:jc w:val="center"/>
              <w:rPr>
                <w:rFonts w:cs="Times New Roman"/>
              </w:rPr>
            </w:pPr>
            <w:r>
              <w:t>-0.17 [-3.17, 2.77]</w:t>
            </w:r>
          </w:p>
        </w:tc>
        <w:tc>
          <w:tcPr>
            <w:tcW w:w="774" w:type="dxa"/>
            <w:gridSpan w:val="2"/>
            <w:tcBorders>
              <w:top w:val="nil"/>
              <w:bottom w:val="nil"/>
            </w:tcBorders>
          </w:tcPr>
          <w:p w14:paraId="7A81C63C" w14:textId="77777777" w:rsidR="009E444E" w:rsidRPr="00960A99" w:rsidRDefault="009E444E" w:rsidP="00CF037A">
            <w:pPr>
              <w:spacing w:line="240" w:lineRule="auto"/>
              <w:jc w:val="center"/>
              <w:rPr>
                <w:rFonts w:cs="Times New Roman"/>
              </w:rPr>
            </w:pPr>
            <w:r>
              <w:t>0.54</w:t>
            </w:r>
          </w:p>
        </w:tc>
      </w:tr>
      <w:tr w:rsidR="009E444E" w:rsidRPr="00960A99" w14:paraId="196ABA6D" w14:textId="77777777" w:rsidTr="00F824C8">
        <w:trPr>
          <w:trHeight w:val="674"/>
          <w:jc w:val="center"/>
        </w:trPr>
        <w:tc>
          <w:tcPr>
            <w:tcW w:w="2460" w:type="dxa"/>
            <w:tcBorders>
              <w:top w:val="nil"/>
              <w:bottom w:val="single" w:sz="4" w:space="0" w:color="auto"/>
            </w:tcBorders>
          </w:tcPr>
          <w:p w14:paraId="6CB9E5CD" w14:textId="77777777" w:rsidR="009E444E" w:rsidRPr="00960A99" w:rsidRDefault="009E444E" w:rsidP="00F824C8">
            <w:pPr>
              <w:suppressLineNumbers/>
              <w:spacing w:after="0" w:line="240" w:lineRule="auto"/>
              <w:jc w:val="center"/>
              <w:rPr>
                <w:rFonts w:cs="Times New Roman"/>
              </w:rPr>
            </w:pPr>
            <w:r>
              <w:rPr>
                <w:rFonts w:cs="Times New Roman"/>
              </w:rPr>
              <w:t>Psychoticism</w:t>
            </w:r>
          </w:p>
        </w:tc>
        <w:tc>
          <w:tcPr>
            <w:tcW w:w="2583" w:type="dxa"/>
            <w:tcBorders>
              <w:top w:val="nil"/>
              <w:bottom w:val="single" w:sz="4" w:space="0" w:color="auto"/>
            </w:tcBorders>
          </w:tcPr>
          <w:p w14:paraId="32B1C915" w14:textId="77777777" w:rsidR="009E444E" w:rsidRPr="00960A99" w:rsidRDefault="009E444E" w:rsidP="00F824C8">
            <w:pPr>
              <w:spacing w:line="240" w:lineRule="auto"/>
              <w:jc w:val="center"/>
            </w:pPr>
            <w:r>
              <w:t>-0.25 [-3.00, 2.47]</w:t>
            </w:r>
          </w:p>
        </w:tc>
        <w:tc>
          <w:tcPr>
            <w:tcW w:w="709" w:type="dxa"/>
            <w:tcBorders>
              <w:top w:val="nil"/>
              <w:bottom w:val="single" w:sz="4" w:space="0" w:color="auto"/>
            </w:tcBorders>
          </w:tcPr>
          <w:p w14:paraId="697BFBC6" w14:textId="77777777" w:rsidR="009E444E" w:rsidRPr="00960A99" w:rsidRDefault="009E444E" w:rsidP="00F824C8">
            <w:pPr>
              <w:spacing w:line="240" w:lineRule="auto"/>
              <w:jc w:val="center"/>
              <w:rPr>
                <w:rFonts w:cs="Times New Roman"/>
                <w:lang w:val="it-IT"/>
              </w:rPr>
            </w:pPr>
            <w:del w:id="234" w:author="Claude" w:date="2026-06-13T00:00:00Z">
              <w:r>
                <w:rPr>
                  <w:rFonts w:cs="Times New Roman"/>
                  <w:lang w:val="it-IT"/>
                </w:rPr>
                <w:delText>0.54</w:delText>
              </w:r>
            </w:del>
            <w:ins w:id="235" w:author="Claude" w:date="2026-06-13T00:00:00Z">
              <w:r>
                <w:rPr>
                  <w:rFonts w:cs="Times New Roman"/>
                  <w:color w:val="EE0000"/>
                  <w:lang w:val="it-IT"/>
                </w:rPr>
                <w:t>0.56</w:t>
              </w:r>
            </w:ins>
          </w:p>
        </w:tc>
        <w:tc>
          <w:tcPr>
            <w:tcW w:w="2583" w:type="dxa"/>
            <w:tcBorders>
              <w:top w:val="nil"/>
              <w:bottom w:val="single" w:sz="4" w:space="0" w:color="auto"/>
            </w:tcBorders>
          </w:tcPr>
          <w:p w14:paraId="5476D044" w14:textId="77777777" w:rsidR="009E444E" w:rsidRPr="00960A99" w:rsidRDefault="009E444E" w:rsidP="00F824C8">
            <w:pPr>
              <w:spacing w:line="240" w:lineRule="auto"/>
              <w:jc w:val="center"/>
            </w:pPr>
            <w:r>
              <w:t>-1.42 [-4.15, 1.33]</w:t>
            </w:r>
          </w:p>
        </w:tc>
        <w:tc>
          <w:tcPr>
            <w:tcW w:w="774" w:type="dxa"/>
            <w:gridSpan w:val="2"/>
            <w:tcBorders>
              <w:top w:val="nil"/>
              <w:bottom w:val="single" w:sz="4" w:space="0" w:color="auto"/>
            </w:tcBorders>
          </w:tcPr>
          <w:p w14:paraId="6D20ABC6" w14:textId="77777777" w:rsidR="009E444E" w:rsidRPr="00960A99" w:rsidRDefault="009E444E" w:rsidP="00CF037A">
            <w:pPr>
              <w:spacing w:line="240" w:lineRule="auto"/>
              <w:jc w:val="center"/>
            </w:pPr>
            <w:r>
              <w:t>0.80</w:t>
            </w:r>
          </w:p>
        </w:tc>
      </w:tr>
    </w:tbl>
    <w:p w14:paraId="2E7EA5DD" w14:textId="4F03E8D0" w:rsidR="009E444E" w:rsidRPr="003B01C3" w:rsidRDefault="009E444E" w:rsidP="009E444E">
      <w:pPr>
        <w:spacing w:line="240" w:lineRule="auto"/>
        <w:jc w:val="both"/>
        <w:rPr>
          <w:rFonts w:cs="Times New Roman"/>
        </w:rPr>
      </w:pPr>
      <w:r>
        <w:rPr>
          <w:rFonts w:cs="Times New Roman"/>
          <w:i/>
          <w:iCs/>
        </w:rPr>
        <w:t xml:space="preserve">Note. </w:t>
      </w:r>
      <w:r>
        <w:rPr>
          <w:rFonts w:cs="Times New Roman"/>
        </w:rPr>
        <w:t>Moderation effects in Hz per SD of trait; pd = probability of direction. Bold marks pd ≥ .95 as a visual aid only; it is not a decision threshold. The 89% credible interval (CrI) summarizes magnitude uncertainty and is not a significance test.</w:t>
      </w:r>
    </w:p>
    <w:p w14:paraId="15B3518A" w14:textId="62D8C37F" w:rsidR="009E444E" w:rsidRPr="00960A99" w:rsidRDefault="009E444E" w:rsidP="009E444E">
      <w:pPr>
        <w:pStyle w:val="Bibliography"/>
        <w:spacing w:line="240" w:lineRule="auto"/>
        <w:ind w:left="0" w:firstLine="0"/>
        <w:rPr>
          <w:b/>
          <w:bCs/>
        </w:rPr>
      </w:pPr>
      <w:r>
        <w:rPr>
          <w:b/>
          <w:bCs/>
        </w:rPr>
        <w:t>Table 2</w:t>
      </w:r>
    </w:p>
    <w:p w14:paraId="1B4BD9A0" w14:textId="77777777" w:rsidR="009E444E" w:rsidRPr="00960A99" w:rsidRDefault="009E444E" w:rsidP="009E444E">
      <w:pPr>
        <w:pStyle w:val="Bibliography"/>
        <w:spacing w:line="240" w:lineRule="auto"/>
        <w:rPr>
          <w:i/>
          <w:iCs/>
        </w:rPr>
      </w:pPr>
      <w:r>
        <w:rPr>
          <w:i/>
          <w:iCs/>
        </w:rPr>
        <w:t>Personality Moderation of Normalized Noise Energy (NNE)</w:t>
      </w:r>
    </w:p>
    <w:tbl>
      <w:tblPr>
        <w:tblStyle w:val="TableGrid"/>
        <w:tblW w:w="9109" w:type="dxa"/>
        <w:jc w:val="center"/>
        <w:tblBorders>
          <w:left w:val="none" w:sz="0" w:space="0" w:color="auto"/>
          <w:right w:val="none" w:sz="0" w:space="0" w:color="auto"/>
          <w:insideV w:val="none" w:sz="0" w:space="0" w:color="auto"/>
        </w:tblBorders>
        <w:tblLook w:val="04A0" w:firstRow="1" w:lastRow="0" w:firstColumn="1" w:lastColumn="0" w:noHBand="0" w:noVBand="1"/>
      </w:tblPr>
      <w:tblGrid>
        <w:gridCol w:w="2460"/>
        <w:gridCol w:w="2583"/>
        <w:gridCol w:w="709"/>
        <w:gridCol w:w="2451"/>
        <w:gridCol w:w="132"/>
        <w:gridCol w:w="22"/>
        <w:gridCol w:w="752"/>
      </w:tblGrid>
      <w:tr w:rsidR="009E444E" w:rsidRPr="00960A99" w14:paraId="79346B4C" w14:textId="77777777" w:rsidTr="00F824C8">
        <w:trPr>
          <w:trHeight w:val="720"/>
          <w:jc w:val="center"/>
        </w:trPr>
        <w:tc>
          <w:tcPr>
            <w:tcW w:w="2460" w:type="dxa"/>
            <w:vMerge w:val="restart"/>
          </w:tcPr>
          <w:p w14:paraId="47E89555" w14:textId="77777777" w:rsidR="009E444E" w:rsidRPr="00960A99" w:rsidRDefault="009E444E" w:rsidP="00F824C8">
            <w:pPr>
              <w:spacing w:line="240" w:lineRule="auto"/>
              <w:jc w:val="center"/>
              <w:rPr>
                <w:rFonts w:cs="Times New Roman"/>
              </w:rPr>
            </w:pPr>
            <w:r>
              <w:rPr>
                <w:rFonts w:cs="Times New Roman"/>
              </w:rPr>
              <w:t>Domain</w:t>
            </w:r>
          </w:p>
        </w:tc>
        <w:tc>
          <w:tcPr>
            <w:tcW w:w="3292" w:type="dxa"/>
            <w:gridSpan w:val="2"/>
            <w:tcBorders>
              <w:bottom w:val="single" w:sz="4" w:space="0" w:color="auto"/>
            </w:tcBorders>
            <w:vAlign w:val="center"/>
          </w:tcPr>
          <w:p w14:paraId="40B5BF49" w14:textId="154BC9B7" w:rsidR="009E444E" w:rsidRPr="00960A99" w:rsidRDefault="009E444E" w:rsidP="00F824C8">
            <w:pPr>
              <w:spacing w:line="240" w:lineRule="auto"/>
              <w:jc w:val="center"/>
              <w:rPr>
                <w:rFonts w:cs="Times New Roman"/>
              </w:rPr>
            </w:pPr>
            <w:r>
              <w:rPr>
                <w:rFonts w:cs="Times New Roman"/>
              </w:rPr>
              <w:t>Stress Moderation (</w:t>
            </w:r>
            <w:r>
              <w:rPr>
                <w:rFonts w:ascii="Cambria Math" w:hAnsi="Cambria Math" w:cs="Cambria Math"/>
              </w:rPr>
              <w:t>𝛾</w:t>
            </w:r>
            <w:r>
              <w:rPr>
                <w:rFonts w:ascii="Cambria Math" w:hAnsi="Cambria Math" w:cs="Cambria Math"/>
                <w:vertAlign w:val="subscript"/>
              </w:rPr>
              <w:t>1</w:t>
            </w:r>
            <w:r>
              <w:rPr>
                <w:rFonts w:cs="Times New Roman"/>
              </w:rPr>
              <w:t>)</w:t>
            </w:r>
          </w:p>
        </w:tc>
        <w:tc>
          <w:tcPr>
            <w:tcW w:w="3357" w:type="dxa"/>
            <w:gridSpan w:val="4"/>
            <w:tcBorders>
              <w:bottom w:val="single" w:sz="4" w:space="0" w:color="auto"/>
            </w:tcBorders>
            <w:vAlign w:val="center"/>
          </w:tcPr>
          <w:p w14:paraId="17783275" w14:textId="7112463B" w:rsidR="009E444E" w:rsidRPr="00960A99" w:rsidRDefault="00A32DC2" w:rsidP="00F824C8">
            <w:pPr>
              <w:spacing w:line="240" w:lineRule="auto"/>
              <w:jc w:val="center"/>
              <w:rPr>
                <w:rFonts w:cs="Times New Roman"/>
              </w:rPr>
            </w:pPr>
            <w:r>
              <w:rPr>
                <w:rFonts w:cs="Times New Roman"/>
              </w:rPr>
              <w:t>Recovery Moderation (</w:t>
            </w:r>
            <w:r>
              <w:rPr>
                <w:rFonts w:ascii="Cambria Math" w:hAnsi="Cambria Math" w:cs="Cambria Math"/>
              </w:rPr>
              <w:t>𝛾</w:t>
            </w:r>
            <w:r>
              <w:rPr>
                <w:rFonts w:ascii="Cambria Math" w:hAnsi="Cambria Math" w:cs="Cambria Math"/>
                <w:vertAlign w:val="subscript"/>
              </w:rPr>
              <w:t>2</w:t>
            </w:r>
            <w:r>
              <w:rPr>
                <w:rFonts w:cs="Times New Roman"/>
              </w:rPr>
              <w:t>)</w:t>
            </w:r>
          </w:p>
        </w:tc>
      </w:tr>
      <w:tr w:rsidR="009E444E" w:rsidRPr="00960A99" w14:paraId="40E2604C" w14:textId="77777777" w:rsidTr="00F824C8">
        <w:trPr>
          <w:trHeight w:val="743"/>
          <w:jc w:val="center"/>
        </w:trPr>
        <w:tc>
          <w:tcPr>
            <w:tcW w:w="2460" w:type="dxa"/>
            <w:vMerge/>
            <w:tcBorders>
              <w:bottom w:val="single" w:sz="4" w:space="0" w:color="auto"/>
            </w:tcBorders>
          </w:tcPr>
          <w:p w14:paraId="6B0536AC" w14:textId="77777777" w:rsidR="009E444E" w:rsidRPr="00960A99" w:rsidRDefault="009E444E" w:rsidP="00F824C8">
            <w:pPr>
              <w:spacing w:line="240" w:lineRule="auto"/>
              <w:jc w:val="center"/>
              <w:rPr>
                <w:rFonts w:cs="Times New Roman"/>
                <w:iCs/>
              </w:rPr>
            </w:pPr>
          </w:p>
        </w:tc>
        <w:tc>
          <w:tcPr>
            <w:tcW w:w="2583" w:type="dxa"/>
            <w:tcBorders>
              <w:bottom w:val="single" w:sz="4" w:space="0" w:color="auto"/>
            </w:tcBorders>
            <w:vAlign w:val="center"/>
          </w:tcPr>
          <w:p w14:paraId="420F4C43" w14:textId="765B3638" w:rsidR="009E444E" w:rsidRPr="00960A99" w:rsidRDefault="009E444E" w:rsidP="00F824C8">
            <w:pPr>
              <w:spacing w:line="240" w:lineRule="auto"/>
              <w:jc w:val="center"/>
              <w:rPr>
                <w:rFonts w:cs="Times New Roman"/>
                <w:iCs/>
              </w:rPr>
            </w:pPr>
            <w:r>
              <w:rPr>
                <w:rFonts w:cs="Times New Roman"/>
                <w:iCs/>
              </w:rPr>
              <w:t>Median [89% CrI]</w:t>
            </w:r>
          </w:p>
        </w:tc>
        <w:tc>
          <w:tcPr>
            <w:tcW w:w="709" w:type="dxa"/>
            <w:tcBorders>
              <w:bottom w:val="single" w:sz="4" w:space="0" w:color="auto"/>
            </w:tcBorders>
            <w:vAlign w:val="center"/>
          </w:tcPr>
          <w:p w14:paraId="5FED6FD8" w14:textId="6548809C" w:rsidR="009E444E" w:rsidRPr="00960A99" w:rsidRDefault="00CC4A16" w:rsidP="00F824C8">
            <w:pPr>
              <w:spacing w:line="240" w:lineRule="auto"/>
              <w:jc w:val="center"/>
              <w:rPr>
                <w:rFonts w:cs="Times New Roman"/>
                <w:iCs/>
              </w:rPr>
            </w:pPr>
            <w:r>
              <w:rPr>
                <w:rFonts w:cs="Times New Roman"/>
                <w:iCs/>
              </w:rPr>
              <w:t>pd</w:t>
            </w:r>
          </w:p>
        </w:tc>
        <w:tc>
          <w:tcPr>
            <w:tcW w:w="2583" w:type="dxa"/>
            <w:gridSpan w:val="2"/>
            <w:tcBorders>
              <w:bottom w:val="single" w:sz="4" w:space="0" w:color="auto"/>
            </w:tcBorders>
            <w:vAlign w:val="center"/>
          </w:tcPr>
          <w:p w14:paraId="32E89294" w14:textId="584057DD" w:rsidR="009E444E" w:rsidRPr="00960A99" w:rsidRDefault="009E444E" w:rsidP="00F824C8">
            <w:pPr>
              <w:spacing w:line="240" w:lineRule="auto"/>
              <w:jc w:val="center"/>
              <w:rPr>
                <w:rFonts w:cs="Times New Roman"/>
              </w:rPr>
            </w:pPr>
            <w:r>
              <w:rPr>
                <w:rFonts w:cs="Times New Roman"/>
                <w:iCs/>
              </w:rPr>
              <w:t>Median [89% CrI]</w:t>
            </w:r>
          </w:p>
        </w:tc>
        <w:tc>
          <w:tcPr>
            <w:tcW w:w="774" w:type="dxa"/>
            <w:gridSpan w:val="2"/>
            <w:tcBorders>
              <w:bottom w:val="single" w:sz="4" w:space="0" w:color="auto"/>
            </w:tcBorders>
            <w:vAlign w:val="center"/>
          </w:tcPr>
          <w:p w14:paraId="1F4BFAD4" w14:textId="0194257D" w:rsidR="009E444E" w:rsidRPr="00960A99" w:rsidRDefault="00CC4A16" w:rsidP="00F824C8">
            <w:pPr>
              <w:spacing w:line="240" w:lineRule="auto"/>
              <w:jc w:val="center"/>
              <w:rPr>
                <w:rFonts w:cs="Times New Roman"/>
              </w:rPr>
            </w:pPr>
            <w:r>
              <w:rPr>
                <w:rFonts w:cs="Times New Roman"/>
                <w:iCs/>
              </w:rPr>
              <w:t>pd</w:t>
            </w:r>
          </w:p>
        </w:tc>
      </w:tr>
      <w:tr w:rsidR="009E444E" w:rsidRPr="00960A99" w14:paraId="627F1B7F" w14:textId="77777777" w:rsidTr="00BD274E">
        <w:trPr>
          <w:trHeight w:val="639"/>
          <w:jc w:val="center"/>
        </w:trPr>
        <w:tc>
          <w:tcPr>
            <w:tcW w:w="2460" w:type="dxa"/>
            <w:tcBorders>
              <w:bottom w:val="nil"/>
            </w:tcBorders>
            <w:vAlign w:val="center"/>
          </w:tcPr>
          <w:p w14:paraId="47950FD0" w14:textId="77777777" w:rsidR="009E444E" w:rsidRPr="00960A99" w:rsidRDefault="009E444E" w:rsidP="00F824C8">
            <w:pPr>
              <w:spacing w:line="240" w:lineRule="auto"/>
              <w:jc w:val="center"/>
              <w:rPr>
                <w:rFonts w:cs="Times New Roman"/>
              </w:rPr>
            </w:pPr>
            <w:r>
              <w:rPr>
                <w:rFonts w:cs="Times New Roman"/>
              </w:rPr>
              <w:t>Negative Affectivity</w:t>
            </w:r>
          </w:p>
        </w:tc>
        <w:tc>
          <w:tcPr>
            <w:tcW w:w="2583" w:type="dxa"/>
            <w:tcBorders>
              <w:bottom w:val="nil"/>
            </w:tcBorders>
          </w:tcPr>
          <w:p w14:paraId="3C8C6DFD" w14:textId="77777777" w:rsidR="009E444E" w:rsidRPr="00960A99" w:rsidRDefault="009E444E" w:rsidP="00F824C8">
            <w:pPr>
              <w:spacing w:line="240" w:lineRule="auto"/>
              <w:jc w:val="center"/>
              <w:rPr>
                <w:rFonts w:cs="Times New Roman"/>
                <w:b/>
                <w:bCs/>
                <w:lang w:val="it-IT"/>
              </w:rPr>
            </w:pPr>
            <w:r>
              <w:t xml:space="preserve">-0.46 [-1.27, 0.34] </w:t>
            </w:r>
          </w:p>
        </w:tc>
        <w:tc>
          <w:tcPr>
            <w:tcW w:w="709" w:type="dxa"/>
            <w:tcBorders>
              <w:bottom w:val="nil"/>
            </w:tcBorders>
          </w:tcPr>
          <w:p w14:paraId="72644B10" w14:textId="77777777" w:rsidR="009E444E" w:rsidRPr="00960A99" w:rsidRDefault="009E444E" w:rsidP="00F824C8">
            <w:pPr>
              <w:spacing w:line="240" w:lineRule="auto"/>
              <w:jc w:val="center"/>
              <w:rPr>
                <w:rFonts w:cs="Times New Roman"/>
                <w:b/>
                <w:bCs/>
                <w:lang w:val="it-IT"/>
              </w:rPr>
            </w:pPr>
            <w:r>
              <w:t xml:space="preserve"> 0.83</w:t>
            </w:r>
          </w:p>
        </w:tc>
        <w:tc>
          <w:tcPr>
            <w:tcW w:w="2605" w:type="dxa"/>
            <w:gridSpan w:val="3"/>
            <w:tcBorders>
              <w:bottom w:val="nil"/>
            </w:tcBorders>
          </w:tcPr>
          <w:p w14:paraId="0CA0A1F2" w14:textId="77777777" w:rsidR="009E444E" w:rsidRPr="00960A99" w:rsidRDefault="009E444E" w:rsidP="00F824C8">
            <w:pPr>
              <w:spacing w:line="240" w:lineRule="auto"/>
              <w:jc w:val="center"/>
              <w:rPr>
                <w:rFonts w:cs="Times New Roman"/>
                <w:lang w:val="it-IT"/>
              </w:rPr>
            </w:pPr>
            <w:r>
              <w:t>-0.39 [-1.19, 0.41]</w:t>
            </w:r>
          </w:p>
        </w:tc>
        <w:tc>
          <w:tcPr>
            <w:tcW w:w="752" w:type="dxa"/>
            <w:tcBorders>
              <w:bottom w:val="nil"/>
            </w:tcBorders>
          </w:tcPr>
          <w:p w14:paraId="0971816E" w14:textId="77777777" w:rsidR="009E444E" w:rsidRPr="00960A99" w:rsidRDefault="009E444E" w:rsidP="00F824C8">
            <w:pPr>
              <w:spacing w:line="240" w:lineRule="auto"/>
              <w:jc w:val="center"/>
              <w:rPr>
                <w:rFonts w:cs="Times New Roman"/>
              </w:rPr>
            </w:pPr>
            <w:r>
              <w:t>0.78</w:t>
            </w:r>
          </w:p>
        </w:tc>
      </w:tr>
      <w:tr w:rsidR="009E444E" w:rsidRPr="00960A99" w14:paraId="5DD11E3A" w14:textId="77777777" w:rsidTr="00F824C8">
        <w:trPr>
          <w:trHeight w:val="319"/>
          <w:jc w:val="center"/>
        </w:trPr>
        <w:tc>
          <w:tcPr>
            <w:tcW w:w="2460" w:type="dxa"/>
            <w:tcBorders>
              <w:top w:val="nil"/>
              <w:bottom w:val="nil"/>
            </w:tcBorders>
            <w:vAlign w:val="center"/>
          </w:tcPr>
          <w:p w14:paraId="414EBC5D" w14:textId="77777777" w:rsidR="009E444E" w:rsidRPr="00960A99" w:rsidRDefault="009E444E" w:rsidP="00F824C8">
            <w:pPr>
              <w:suppressLineNumbers/>
              <w:spacing w:after="0" w:line="240" w:lineRule="auto"/>
              <w:jc w:val="center"/>
              <w:rPr>
                <w:rFonts w:cs="Times New Roman"/>
              </w:rPr>
            </w:pPr>
            <w:r>
              <w:rPr>
                <w:rFonts w:cs="Times New Roman"/>
              </w:rPr>
              <w:t>Detachment</w:t>
            </w:r>
          </w:p>
        </w:tc>
        <w:tc>
          <w:tcPr>
            <w:tcW w:w="2583" w:type="dxa"/>
            <w:tcBorders>
              <w:top w:val="nil"/>
              <w:bottom w:val="nil"/>
            </w:tcBorders>
          </w:tcPr>
          <w:p w14:paraId="049D24D7" w14:textId="77777777" w:rsidR="009E444E" w:rsidRPr="00960A99" w:rsidRDefault="009E444E" w:rsidP="00F824C8">
            <w:pPr>
              <w:spacing w:line="240" w:lineRule="auto"/>
              <w:jc w:val="center"/>
              <w:rPr>
                <w:rFonts w:cs="Times New Roman"/>
                <w:lang w:val="it-IT"/>
              </w:rPr>
            </w:pPr>
            <w:r>
              <w:t xml:space="preserve">0.30 [-0.52, 1.12] </w:t>
            </w:r>
          </w:p>
        </w:tc>
        <w:tc>
          <w:tcPr>
            <w:tcW w:w="709" w:type="dxa"/>
            <w:tcBorders>
              <w:top w:val="nil"/>
              <w:bottom w:val="nil"/>
            </w:tcBorders>
          </w:tcPr>
          <w:p w14:paraId="1B9AF28C" w14:textId="77777777" w:rsidR="009E444E" w:rsidRPr="00960A99" w:rsidRDefault="009E444E" w:rsidP="00F824C8">
            <w:pPr>
              <w:spacing w:line="240" w:lineRule="auto"/>
              <w:jc w:val="center"/>
              <w:rPr>
                <w:rFonts w:cs="Times New Roman"/>
                <w:lang w:val="it-IT"/>
              </w:rPr>
            </w:pPr>
            <w:r>
              <w:t>0.72</w:t>
            </w:r>
            <w:r>
              <w:rPr>
                <w:rStyle w:val="apple-converted-space"/>
              </w:rPr>
              <w:t> </w:t>
            </w:r>
          </w:p>
        </w:tc>
        <w:tc>
          <w:tcPr>
            <w:tcW w:w="2583" w:type="dxa"/>
            <w:gridSpan w:val="2"/>
            <w:tcBorders>
              <w:top w:val="nil"/>
              <w:bottom w:val="nil"/>
            </w:tcBorders>
          </w:tcPr>
          <w:p w14:paraId="22579F4E" w14:textId="77777777" w:rsidR="009E444E" w:rsidRPr="00960A99" w:rsidRDefault="009E444E" w:rsidP="00F824C8">
            <w:pPr>
              <w:spacing w:line="240" w:lineRule="auto"/>
              <w:jc w:val="center"/>
              <w:rPr>
                <w:rFonts w:cs="Times New Roman"/>
                <w:lang w:val="it-IT"/>
              </w:rPr>
            </w:pPr>
            <w:del w:id="236" w:author="Claude" w:date="2026-06-13T00:00:00Z">
              <w:r>
                <w:delText>0.30 [-0.52, 1.12]</w:delText>
              </w:r>
            </w:del>
            <w:ins w:id="237" w:author="Claude" w:date="2026-06-13T00:00:00Z">
              <w:r>
                <w:rPr>
                  <w:color w:val="EE0000"/>
                </w:rPr>
                <w:t>0.22 [-0.61, 1.04]</w:t>
              </w:r>
            </w:ins>
          </w:p>
        </w:tc>
        <w:tc>
          <w:tcPr>
            <w:tcW w:w="774" w:type="dxa"/>
            <w:gridSpan w:val="2"/>
            <w:tcBorders>
              <w:top w:val="nil"/>
              <w:bottom w:val="nil"/>
            </w:tcBorders>
          </w:tcPr>
          <w:p w14:paraId="168740E4" w14:textId="77777777" w:rsidR="009E444E" w:rsidRPr="00960A99" w:rsidRDefault="009E444E" w:rsidP="00F824C8">
            <w:pPr>
              <w:spacing w:line="240" w:lineRule="auto"/>
              <w:jc w:val="center"/>
              <w:rPr>
                <w:rFonts w:cs="Times New Roman"/>
              </w:rPr>
            </w:pPr>
            <w:r>
              <w:t>0.66</w:t>
            </w:r>
          </w:p>
        </w:tc>
      </w:tr>
      <w:tr w:rsidR="009E444E" w:rsidRPr="00960A99" w14:paraId="294F9DB6" w14:textId="77777777" w:rsidTr="00F824C8">
        <w:trPr>
          <w:trHeight w:val="674"/>
          <w:jc w:val="center"/>
        </w:trPr>
        <w:tc>
          <w:tcPr>
            <w:tcW w:w="2460" w:type="dxa"/>
            <w:tcBorders>
              <w:top w:val="nil"/>
              <w:bottom w:val="nil"/>
            </w:tcBorders>
            <w:vAlign w:val="center"/>
          </w:tcPr>
          <w:p w14:paraId="3A818823" w14:textId="77777777" w:rsidR="009E444E" w:rsidRPr="00960A99" w:rsidRDefault="009E444E" w:rsidP="00F824C8">
            <w:pPr>
              <w:suppressLineNumbers/>
              <w:spacing w:after="0" w:line="240" w:lineRule="auto"/>
              <w:jc w:val="center"/>
              <w:rPr>
                <w:rFonts w:cs="Times New Roman"/>
              </w:rPr>
            </w:pPr>
            <w:r>
              <w:rPr>
                <w:rFonts w:cs="Times New Roman"/>
              </w:rPr>
              <w:t>Antagonism</w:t>
            </w:r>
          </w:p>
        </w:tc>
        <w:tc>
          <w:tcPr>
            <w:tcW w:w="2583" w:type="dxa"/>
            <w:tcBorders>
              <w:top w:val="nil"/>
              <w:bottom w:val="nil"/>
            </w:tcBorders>
          </w:tcPr>
          <w:p w14:paraId="1650843A" w14:textId="77777777" w:rsidR="009E444E" w:rsidRPr="00960A99" w:rsidRDefault="009E444E" w:rsidP="00F824C8">
            <w:pPr>
              <w:spacing w:line="240" w:lineRule="auto"/>
              <w:jc w:val="center"/>
              <w:rPr>
                <w:rFonts w:cs="Times New Roman"/>
              </w:rPr>
            </w:pPr>
            <w:r>
              <w:t xml:space="preserve">-0.02 [-0.76, 0.74] </w:t>
            </w:r>
          </w:p>
        </w:tc>
        <w:tc>
          <w:tcPr>
            <w:tcW w:w="709" w:type="dxa"/>
            <w:tcBorders>
              <w:top w:val="nil"/>
              <w:bottom w:val="nil"/>
            </w:tcBorders>
          </w:tcPr>
          <w:p w14:paraId="29ED72EC" w14:textId="77777777" w:rsidR="009E444E" w:rsidRPr="00960A99" w:rsidRDefault="009E444E" w:rsidP="00F824C8">
            <w:pPr>
              <w:spacing w:line="240" w:lineRule="auto"/>
              <w:jc w:val="center"/>
              <w:rPr>
                <w:rFonts w:cs="Times New Roman"/>
                <w:lang w:val="it-IT"/>
              </w:rPr>
            </w:pPr>
            <w:r>
              <w:t>0.51</w:t>
            </w:r>
            <w:r>
              <w:rPr>
                <w:rStyle w:val="apple-converted-space"/>
              </w:rPr>
              <w:t> </w:t>
            </w:r>
          </w:p>
        </w:tc>
        <w:tc>
          <w:tcPr>
            <w:tcW w:w="2451" w:type="dxa"/>
            <w:tcBorders>
              <w:top w:val="nil"/>
              <w:bottom w:val="nil"/>
            </w:tcBorders>
          </w:tcPr>
          <w:p w14:paraId="155E9703" w14:textId="77777777" w:rsidR="009E444E" w:rsidRPr="00960A99" w:rsidRDefault="009E444E" w:rsidP="00F824C8">
            <w:pPr>
              <w:spacing w:line="240" w:lineRule="auto"/>
              <w:jc w:val="center"/>
              <w:rPr>
                <w:rFonts w:cs="Times New Roman"/>
                <w:b/>
                <w:bCs/>
              </w:rPr>
            </w:pPr>
            <w:r>
              <w:t>-0.43 [-1.18, 0.33]</w:t>
            </w:r>
          </w:p>
        </w:tc>
        <w:tc>
          <w:tcPr>
            <w:tcW w:w="906" w:type="dxa"/>
            <w:gridSpan w:val="3"/>
            <w:tcBorders>
              <w:top w:val="nil"/>
              <w:bottom w:val="nil"/>
            </w:tcBorders>
          </w:tcPr>
          <w:p w14:paraId="68D4084F" w14:textId="77777777" w:rsidR="009E444E" w:rsidRPr="00960A99" w:rsidRDefault="009E444E" w:rsidP="00F824C8">
            <w:pPr>
              <w:spacing w:line="240" w:lineRule="auto"/>
              <w:jc w:val="center"/>
              <w:rPr>
                <w:rFonts w:cs="Times New Roman"/>
                <w:b/>
                <w:bCs/>
              </w:rPr>
            </w:pPr>
            <w:r>
              <w:t>0.82</w:t>
            </w:r>
          </w:p>
        </w:tc>
      </w:tr>
      <w:tr w:rsidR="009E444E" w:rsidRPr="00960A99" w14:paraId="44D2D874" w14:textId="77777777" w:rsidTr="00F824C8">
        <w:trPr>
          <w:trHeight w:val="674"/>
          <w:jc w:val="center"/>
        </w:trPr>
        <w:tc>
          <w:tcPr>
            <w:tcW w:w="2460" w:type="dxa"/>
            <w:tcBorders>
              <w:top w:val="nil"/>
              <w:bottom w:val="nil"/>
            </w:tcBorders>
          </w:tcPr>
          <w:p w14:paraId="6E620EE1" w14:textId="77777777" w:rsidR="009E444E" w:rsidRPr="00960A99" w:rsidRDefault="009E444E" w:rsidP="00F824C8">
            <w:pPr>
              <w:suppressLineNumbers/>
              <w:spacing w:after="0" w:line="240" w:lineRule="auto"/>
              <w:jc w:val="center"/>
              <w:rPr>
                <w:rFonts w:cs="Times New Roman"/>
              </w:rPr>
            </w:pPr>
            <w:r>
              <w:rPr>
                <w:rFonts w:cs="Times New Roman"/>
              </w:rPr>
              <w:t>Disinhibition</w:t>
            </w:r>
          </w:p>
        </w:tc>
        <w:tc>
          <w:tcPr>
            <w:tcW w:w="2583" w:type="dxa"/>
            <w:tcBorders>
              <w:top w:val="nil"/>
              <w:bottom w:val="nil"/>
            </w:tcBorders>
          </w:tcPr>
          <w:p w14:paraId="42E1BDAE" w14:textId="77777777" w:rsidR="009E444E" w:rsidRPr="00960A99" w:rsidRDefault="009E444E" w:rsidP="00F824C8">
            <w:pPr>
              <w:spacing w:line="240" w:lineRule="auto"/>
              <w:jc w:val="center"/>
              <w:rPr>
                <w:rFonts w:cs="Times New Roman"/>
              </w:rPr>
            </w:pPr>
            <w:r>
              <w:t>0.32 [-0.64, 1.27]</w:t>
            </w:r>
          </w:p>
        </w:tc>
        <w:tc>
          <w:tcPr>
            <w:tcW w:w="709" w:type="dxa"/>
            <w:tcBorders>
              <w:top w:val="nil"/>
              <w:bottom w:val="nil"/>
            </w:tcBorders>
          </w:tcPr>
          <w:p w14:paraId="6936A449" w14:textId="77777777" w:rsidR="009E444E" w:rsidRPr="00960A99" w:rsidRDefault="009E444E" w:rsidP="00F824C8">
            <w:pPr>
              <w:spacing w:line="240" w:lineRule="auto"/>
              <w:jc w:val="center"/>
              <w:rPr>
                <w:rFonts w:cs="Times New Roman"/>
                <w:lang w:val="it-IT"/>
              </w:rPr>
            </w:pPr>
            <w:r>
              <w:t>0.71</w:t>
            </w:r>
            <w:r>
              <w:rPr>
                <w:rStyle w:val="apple-converted-space"/>
              </w:rPr>
              <w:t> </w:t>
            </w:r>
          </w:p>
        </w:tc>
        <w:tc>
          <w:tcPr>
            <w:tcW w:w="2583" w:type="dxa"/>
            <w:gridSpan w:val="2"/>
            <w:tcBorders>
              <w:top w:val="nil"/>
              <w:bottom w:val="nil"/>
            </w:tcBorders>
          </w:tcPr>
          <w:p w14:paraId="704969D2" w14:textId="77777777" w:rsidR="009E444E" w:rsidRPr="00960A99" w:rsidRDefault="009E444E" w:rsidP="00F824C8">
            <w:pPr>
              <w:spacing w:line="240" w:lineRule="auto"/>
              <w:jc w:val="center"/>
              <w:rPr>
                <w:rFonts w:cs="Times New Roman"/>
              </w:rPr>
            </w:pPr>
            <w:r>
              <w:t>-0.40 [-1.34, 0.56]</w:t>
            </w:r>
          </w:p>
        </w:tc>
        <w:tc>
          <w:tcPr>
            <w:tcW w:w="774" w:type="dxa"/>
            <w:gridSpan w:val="2"/>
            <w:tcBorders>
              <w:top w:val="nil"/>
              <w:bottom w:val="nil"/>
            </w:tcBorders>
          </w:tcPr>
          <w:p w14:paraId="4B6D8D4E" w14:textId="77777777" w:rsidR="009E444E" w:rsidRPr="00960A99" w:rsidRDefault="009E444E" w:rsidP="00F824C8">
            <w:pPr>
              <w:spacing w:line="240" w:lineRule="auto"/>
              <w:jc w:val="center"/>
              <w:rPr>
                <w:rFonts w:cs="Times New Roman"/>
              </w:rPr>
            </w:pPr>
            <w:r>
              <w:t>0.74</w:t>
            </w:r>
          </w:p>
        </w:tc>
      </w:tr>
      <w:tr w:rsidR="009E444E" w:rsidRPr="00960A99" w14:paraId="7065B360" w14:textId="77777777" w:rsidTr="00F824C8">
        <w:trPr>
          <w:trHeight w:val="674"/>
          <w:jc w:val="center"/>
        </w:trPr>
        <w:tc>
          <w:tcPr>
            <w:tcW w:w="2460" w:type="dxa"/>
            <w:tcBorders>
              <w:top w:val="nil"/>
              <w:bottom w:val="single" w:sz="4" w:space="0" w:color="auto"/>
            </w:tcBorders>
          </w:tcPr>
          <w:p w14:paraId="67C6C24A" w14:textId="77777777" w:rsidR="009E444E" w:rsidRPr="00960A99" w:rsidRDefault="009E444E" w:rsidP="00F824C8">
            <w:pPr>
              <w:suppressLineNumbers/>
              <w:spacing w:after="0" w:line="240" w:lineRule="auto"/>
              <w:jc w:val="center"/>
              <w:rPr>
                <w:rFonts w:cs="Times New Roman"/>
              </w:rPr>
            </w:pPr>
            <w:r>
              <w:rPr>
                <w:rFonts w:cs="Times New Roman"/>
                <w:b/>
                <w:bCs/>
              </w:rPr>
              <w:t>Psychoticism</w:t>
            </w:r>
          </w:p>
        </w:tc>
        <w:tc>
          <w:tcPr>
            <w:tcW w:w="2583" w:type="dxa"/>
            <w:tcBorders>
              <w:top w:val="nil"/>
              <w:bottom w:val="single" w:sz="4" w:space="0" w:color="auto"/>
            </w:tcBorders>
          </w:tcPr>
          <w:p w14:paraId="4F187D27" w14:textId="77777777" w:rsidR="009E444E" w:rsidRPr="00960A99" w:rsidRDefault="009E444E" w:rsidP="00F824C8">
            <w:pPr>
              <w:spacing w:line="240" w:lineRule="auto"/>
              <w:jc w:val="center"/>
            </w:pPr>
            <w:del w:id="238" w:author="Claude" w:date="2026-06-13T00:00:00Z">
              <w:r>
                <w:delText>-0.02 [-1.04, 0.97]</w:delText>
              </w:r>
            </w:del>
            <w:ins w:id="239" w:author="Claude" w:date="2026-06-13T00:00:00Z">
              <w:r>
                <w:rPr>
                  <w:color w:val="EE0000"/>
                </w:rPr>
                <w:t>-0.02 [-0.83, 0.79]</w:t>
              </w:r>
            </w:ins>
          </w:p>
        </w:tc>
        <w:tc>
          <w:tcPr>
            <w:tcW w:w="709" w:type="dxa"/>
            <w:tcBorders>
              <w:top w:val="nil"/>
              <w:bottom w:val="single" w:sz="4" w:space="0" w:color="auto"/>
            </w:tcBorders>
          </w:tcPr>
          <w:p w14:paraId="79862D10" w14:textId="77777777" w:rsidR="009E444E" w:rsidRPr="00960A99" w:rsidRDefault="009E444E" w:rsidP="00F824C8">
            <w:pPr>
              <w:spacing w:line="240" w:lineRule="auto"/>
              <w:jc w:val="center"/>
            </w:pPr>
            <w:r>
              <w:t>0.52</w:t>
            </w:r>
          </w:p>
        </w:tc>
        <w:tc>
          <w:tcPr>
            <w:tcW w:w="2583" w:type="dxa"/>
            <w:gridSpan w:val="2"/>
            <w:tcBorders>
              <w:top w:val="nil"/>
              <w:bottom w:val="single" w:sz="4" w:space="0" w:color="auto"/>
            </w:tcBorders>
          </w:tcPr>
          <w:p w14:paraId="2B7BAE3C" w14:textId="77777777" w:rsidR="009E444E" w:rsidRPr="00960A99" w:rsidRDefault="009E444E" w:rsidP="00F824C8">
            <w:pPr>
              <w:spacing w:line="240" w:lineRule="auto"/>
              <w:jc w:val="center"/>
            </w:pPr>
            <w:r>
              <w:rPr>
                <w:b/>
                <w:bCs/>
              </w:rPr>
              <w:t>0.88 [0.07, 1.68]</w:t>
            </w:r>
          </w:p>
        </w:tc>
        <w:tc>
          <w:tcPr>
            <w:tcW w:w="774" w:type="dxa"/>
            <w:gridSpan w:val="2"/>
            <w:tcBorders>
              <w:top w:val="nil"/>
              <w:bottom w:val="single" w:sz="4" w:space="0" w:color="auto"/>
            </w:tcBorders>
          </w:tcPr>
          <w:p w14:paraId="42D7EB2B" w14:textId="77777777" w:rsidR="009E444E" w:rsidRPr="00960A99" w:rsidRDefault="009E444E" w:rsidP="00F824C8">
            <w:pPr>
              <w:spacing w:line="240" w:lineRule="auto"/>
              <w:jc w:val="center"/>
            </w:pPr>
            <w:r>
              <w:rPr>
                <w:b/>
                <w:bCs/>
              </w:rPr>
              <w:t>0.96</w:t>
            </w:r>
          </w:p>
        </w:tc>
      </w:tr>
    </w:tbl>
    <w:p w14:paraId="089F5327" w14:textId="6463F108" w:rsidR="009E444E" w:rsidRPr="003B01C3" w:rsidRDefault="009E444E" w:rsidP="009E444E">
      <w:pPr>
        <w:pStyle w:val="Bibliography"/>
        <w:spacing w:line="240" w:lineRule="auto"/>
        <w:ind w:left="0" w:firstLine="0"/>
      </w:pPr>
      <w:r>
        <w:rPr>
          <w:i/>
          <w:iCs/>
          <w:lang w:val="en-GB"/>
        </w:rPr>
        <w:lastRenderedPageBreak/>
        <w:t>Note.</w:t>
      </w:r>
      <w:r>
        <w:rPr>
          <w:lang w:val="en-GB"/>
        </w:rPr>
        <w:t xml:space="preserve"> </w:t>
      </w:r>
      <w:r>
        <w:t>Moderation effects represent the change in NNE (dB) associated with a one-standard deviation increase in the trait. Positive values indicate less negative NNE (increased glottal noise); pd = Probability of Direction (maximum of P(</w:t>
      </w:r>
      <w:r>
        <w:rPr>
          <w:rFonts w:ascii="Cambria Math" w:hAnsi="Cambria Math" w:cs="Cambria Math"/>
        </w:rPr>
        <w:t>𝛾</w:t>
      </w:r>
      <w:r>
        <w:t xml:space="preserve"> &gt; 0) and P(</w:t>
      </w:r>
      <w:r>
        <w:rPr>
          <w:rFonts w:ascii="Cambria Math" w:hAnsi="Cambria Math" w:cs="Cambria Math"/>
        </w:rPr>
        <w:t>𝛾</w:t>
      </w:r>
      <w:r>
        <w:t xml:space="preserve"> Moderation effects represent the change in NNE (dB) associated with a one-standard deviation increase in the trait. Positive values indicate less negative NNE (increased glottal noise); pd = probability of direction. Bold marks pd ≥ .95 as a visual aid only; it is not a decision threshold. The 89% credible interval (CrI) summarizes magnitude uncertainty and is not a significance test. </w:t>
      </w:r>
    </w:p>
    <w:p w14:paraId="1CBAE189" w14:textId="528E9DE8" w:rsidR="009E444E" w:rsidRPr="00960A99" w:rsidRDefault="009E444E" w:rsidP="009E444E">
      <w:pPr>
        <w:pStyle w:val="Bibliography"/>
        <w:spacing w:line="240" w:lineRule="auto"/>
        <w:ind w:left="0" w:firstLine="0"/>
        <w:rPr>
          <w:b/>
          <w:bCs/>
        </w:rPr>
      </w:pPr>
      <w:r>
        <w:rPr>
          <w:b/>
          <w:bCs/>
        </w:rPr>
        <w:t>Table 3</w:t>
      </w:r>
    </w:p>
    <w:p w14:paraId="486B0E6D" w14:textId="77777777" w:rsidR="009E444E" w:rsidRPr="00960A99" w:rsidRDefault="009E444E" w:rsidP="009E444E">
      <w:pPr>
        <w:pStyle w:val="Bibliography"/>
        <w:spacing w:line="240" w:lineRule="auto"/>
        <w:rPr>
          <w:i/>
          <w:iCs/>
        </w:rPr>
      </w:pPr>
      <w:r>
        <w:rPr>
          <w:i/>
          <w:iCs/>
        </w:rPr>
        <w:t>Model Comparison: Out-of-Sample Predictive Performance</w:t>
      </w:r>
    </w:p>
    <w:tbl>
      <w:tblPr>
        <w:tblStyle w:val="TableGrid"/>
        <w:tblW w:w="9109" w:type="dxa"/>
        <w:jc w:val="center"/>
        <w:tblBorders>
          <w:left w:val="none" w:sz="0" w:space="0" w:color="auto"/>
          <w:right w:val="none" w:sz="0" w:space="0" w:color="auto"/>
          <w:insideV w:val="none" w:sz="0" w:space="0" w:color="auto"/>
        </w:tblBorders>
        <w:tblLook w:val="04A0" w:firstRow="1" w:lastRow="0" w:firstColumn="1" w:lastColumn="0" w:noHBand="0" w:noVBand="1"/>
      </w:tblPr>
      <w:tblGrid>
        <w:gridCol w:w="2420"/>
        <w:gridCol w:w="1827"/>
        <w:gridCol w:w="92"/>
        <w:gridCol w:w="1095"/>
        <w:gridCol w:w="88"/>
        <w:gridCol w:w="168"/>
        <w:gridCol w:w="1533"/>
        <w:gridCol w:w="59"/>
        <w:gridCol w:w="225"/>
        <w:gridCol w:w="1276"/>
        <w:gridCol w:w="326"/>
      </w:tblGrid>
      <w:tr w:rsidR="009E444E" w:rsidRPr="00960A99" w14:paraId="02E3585C" w14:textId="77777777" w:rsidTr="00F824C8">
        <w:trPr>
          <w:trHeight w:val="720"/>
          <w:jc w:val="center"/>
        </w:trPr>
        <w:tc>
          <w:tcPr>
            <w:tcW w:w="2420" w:type="dxa"/>
            <w:vMerge w:val="restart"/>
          </w:tcPr>
          <w:p w14:paraId="4E153447" w14:textId="77777777" w:rsidR="009E444E" w:rsidRPr="00960A99" w:rsidRDefault="009E444E" w:rsidP="00F824C8">
            <w:pPr>
              <w:spacing w:line="240" w:lineRule="auto"/>
              <w:jc w:val="center"/>
              <w:rPr>
                <w:rFonts w:cs="Times New Roman"/>
              </w:rPr>
            </w:pPr>
            <w:r>
              <w:rPr>
                <w:rFonts w:cs="Times New Roman"/>
              </w:rPr>
              <w:t>Model</w:t>
            </w:r>
          </w:p>
        </w:tc>
        <w:tc>
          <w:tcPr>
            <w:tcW w:w="3270" w:type="dxa"/>
            <w:gridSpan w:val="5"/>
            <w:tcBorders>
              <w:bottom w:val="single" w:sz="4" w:space="0" w:color="auto"/>
            </w:tcBorders>
            <w:vAlign w:val="center"/>
          </w:tcPr>
          <w:p w14:paraId="1E8368FA" w14:textId="77777777" w:rsidR="009E444E" w:rsidRPr="00960A99" w:rsidRDefault="009E444E" w:rsidP="00F824C8">
            <w:pPr>
              <w:spacing w:line="240" w:lineRule="auto"/>
              <w:jc w:val="center"/>
              <w:rPr>
                <w:rFonts w:cs="Times New Roman"/>
                <w:lang w:val="it-IT"/>
              </w:rPr>
            </w:pPr>
            <w:r>
              <w:rPr>
                <w:rFonts w:cs="Times New Roman"/>
                <w:lang w:val="it-IT"/>
              </w:rPr>
              <w:t>ELPD</w:t>
            </w:r>
          </w:p>
        </w:tc>
        <w:tc>
          <w:tcPr>
            <w:tcW w:w="3419" w:type="dxa"/>
            <w:gridSpan w:val="5"/>
            <w:tcBorders>
              <w:bottom w:val="single" w:sz="4" w:space="0" w:color="auto"/>
            </w:tcBorders>
            <w:vAlign w:val="center"/>
          </w:tcPr>
          <w:p w14:paraId="325F08DA" w14:textId="77777777" w:rsidR="009E444E" w:rsidRPr="00960A99" w:rsidRDefault="009E444E" w:rsidP="00F824C8">
            <w:pPr>
              <w:spacing w:line="240" w:lineRule="auto"/>
              <w:jc w:val="center"/>
              <w:rPr>
                <w:rFonts w:cs="Times New Roman"/>
                <w:lang w:val="it-IT"/>
              </w:rPr>
            </w:pPr>
            <w:r>
              <w:rPr>
                <w:rFonts w:cs="Times New Roman"/>
                <w:lang w:val="it-IT"/>
              </w:rPr>
              <w:t>LOOIC</w:t>
            </w:r>
          </w:p>
        </w:tc>
      </w:tr>
      <w:tr w:rsidR="009E444E" w:rsidRPr="00960A99" w14:paraId="507201BE" w14:textId="77777777" w:rsidTr="00F824C8">
        <w:trPr>
          <w:gridAfter w:val="1"/>
          <w:wAfter w:w="326" w:type="dxa"/>
          <w:trHeight w:val="743"/>
          <w:jc w:val="center"/>
        </w:trPr>
        <w:tc>
          <w:tcPr>
            <w:tcW w:w="2420" w:type="dxa"/>
            <w:vMerge/>
            <w:tcBorders>
              <w:bottom w:val="single" w:sz="4" w:space="0" w:color="auto"/>
            </w:tcBorders>
          </w:tcPr>
          <w:p w14:paraId="66C167A2" w14:textId="77777777" w:rsidR="009E444E" w:rsidRPr="00960A99" w:rsidRDefault="009E444E" w:rsidP="00F824C8">
            <w:pPr>
              <w:spacing w:line="240" w:lineRule="auto"/>
              <w:jc w:val="center"/>
              <w:rPr>
                <w:rFonts w:cs="Times New Roman"/>
                <w:iCs/>
              </w:rPr>
            </w:pPr>
          </w:p>
        </w:tc>
        <w:tc>
          <w:tcPr>
            <w:tcW w:w="1919" w:type="dxa"/>
            <w:gridSpan w:val="2"/>
            <w:tcBorders>
              <w:bottom w:val="single" w:sz="4" w:space="0" w:color="auto"/>
            </w:tcBorders>
            <w:vAlign w:val="center"/>
          </w:tcPr>
          <w:p w14:paraId="24B1A41F" w14:textId="77777777" w:rsidR="009E444E" w:rsidRPr="00960A99" w:rsidRDefault="009E444E" w:rsidP="00F824C8">
            <w:pPr>
              <w:spacing w:line="240" w:lineRule="auto"/>
              <w:jc w:val="center"/>
              <w:rPr>
                <w:rFonts w:cs="Times New Roman"/>
                <w:iCs/>
                <w:lang w:val="it-IT"/>
              </w:rPr>
            </w:pPr>
            <w:r>
              <w:rPr>
                <w:rFonts w:cs="Times New Roman"/>
                <w:iCs/>
                <w:lang w:val="it-IT"/>
              </w:rPr>
              <w:t>Estimate (SE)</w:t>
            </w:r>
          </w:p>
        </w:tc>
        <w:tc>
          <w:tcPr>
            <w:tcW w:w="1095" w:type="dxa"/>
            <w:tcBorders>
              <w:bottom w:val="single" w:sz="4" w:space="0" w:color="auto"/>
            </w:tcBorders>
            <w:vAlign w:val="center"/>
          </w:tcPr>
          <w:p w14:paraId="4DF203D1" w14:textId="77777777" w:rsidR="009E444E" w:rsidRPr="00960A99" w:rsidRDefault="009E444E" w:rsidP="00F824C8">
            <w:pPr>
              <w:spacing w:line="240" w:lineRule="auto"/>
              <w:jc w:val="center"/>
              <w:rPr>
                <w:rFonts w:cs="Times New Roman"/>
                <w:iCs/>
              </w:rPr>
            </w:pPr>
            <w:r>
              <w:rPr>
                <w:rFonts w:cs="Times New Roman"/>
                <w:iCs/>
              </w:rPr>
              <w:t>Δ (SE)</w:t>
            </w:r>
          </w:p>
        </w:tc>
        <w:tc>
          <w:tcPr>
            <w:tcW w:w="2073" w:type="dxa"/>
            <w:gridSpan w:val="5"/>
            <w:tcBorders>
              <w:bottom w:val="single" w:sz="4" w:space="0" w:color="auto"/>
            </w:tcBorders>
            <w:vAlign w:val="center"/>
          </w:tcPr>
          <w:p w14:paraId="58893880" w14:textId="77777777" w:rsidR="009E444E" w:rsidRPr="00960A99" w:rsidRDefault="009E444E" w:rsidP="00F824C8">
            <w:pPr>
              <w:spacing w:line="240" w:lineRule="auto"/>
              <w:jc w:val="center"/>
              <w:rPr>
                <w:rFonts w:cs="Times New Roman"/>
                <w:iCs/>
                <w:lang w:val="it-IT"/>
              </w:rPr>
            </w:pPr>
            <w:r>
              <w:rPr>
                <w:rFonts w:cs="Times New Roman"/>
                <w:iCs/>
                <w:lang w:val="it-IT"/>
              </w:rPr>
              <w:t>Estimate (SE)</w:t>
            </w:r>
          </w:p>
        </w:tc>
        <w:tc>
          <w:tcPr>
            <w:tcW w:w="1276" w:type="dxa"/>
            <w:tcBorders>
              <w:bottom w:val="single" w:sz="4" w:space="0" w:color="auto"/>
            </w:tcBorders>
            <w:vAlign w:val="center"/>
          </w:tcPr>
          <w:p w14:paraId="23495C98" w14:textId="77777777" w:rsidR="009E444E" w:rsidRPr="00960A99" w:rsidRDefault="009E444E" w:rsidP="00F824C8">
            <w:pPr>
              <w:spacing w:line="240" w:lineRule="auto"/>
              <w:jc w:val="right"/>
              <w:rPr>
                <w:rFonts w:cs="Times New Roman"/>
              </w:rPr>
            </w:pPr>
            <w:r>
              <w:rPr>
                <w:rFonts w:cs="Times New Roman"/>
              </w:rPr>
              <w:t>p_loo (SE)</w:t>
            </w:r>
          </w:p>
        </w:tc>
      </w:tr>
      <w:tr w:rsidR="009E444E" w:rsidRPr="00960A99" w14:paraId="55202763" w14:textId="77777777" w:rsidTr="00F824C8">
        <w:trPr>
          <w:trHeight w:val="639"/>
          <w:jc w:val="center"/>
        </w:trPr>
        <w:tc>
          <w:tcPr>
            <w:tcW w:w="2420" w:type="dxa"/>
            <w:tcBorders>
              <w:bottom w:val="nil"/>
            </w:tcBorders>
            <w:vAlign w:val="center"/>
          </w:tcPr>
          <w:p w14:paraId="40B9BDA6" w14:textId="77777777" w:rsidR="009E444E" w:rsidRPr="00960A99" w:rsidRDefault="009E444E" w:rsidP="00F824C8">
            <w:pPr>
              <w:spacing w:line="240" w:lineRule="auto"/>
              <w:jc w:val="center"/>
              <w:rPr>
                <w:rFonts w:cs="Times New Roman"/>
              </w:rPr>
            </w:pPr>
            <w:r>
              <w:rPr>
                <w:rFonts w:cs="Times New Roman"/>
              </w:rPr>
              <w:t>EMA</w:t>
            </w:r>
          </w:p>
        </w:tc>
        <w:tc>
          <w:tcPr>
            <w:tcW w:w="1827" w:type="dxa"/>
            <w:tcBorders>
              <w:bottom w:val="nil"/>
            </w:tcBorders>
          </w:tcPr>
          <w:p w14:paraId="30AD6B2A" w14:textId="77777777" w:rsidR="009E444E" w:rsidRPr="00960A99" w:rsidRDefault="009E444E" w:rsidP="00F824C8">
            <w:pPr>
              <w:spacing w:line="240" w:lineRule="auto"/>
              <w:jc w:val="center"/>
              <w:rPr>
                <w:lang w:val="it-IT"/>
              </w:rPr>
            </w:pPr>
            <w:r>
              <w:rPr>
                <w:lang w:val="it-IT"/>
              </w:rPr>
              <w:t>-1247.3 (16.8) </w:t>
            </w:r>
          </w:p>
        </w:tc>
        <w:tc>
          <w:tcPr>
            <w:tcW w:w="1275" w:type="dxa"/>
            <w:gridSpan w:val="3"/>
            <w:tcBorders>
              <w:bottom w:val="nil"/>
            </w:tcBorders>
          </w:tcPr>
          <w:p w14:paraId="07F4E647" w14:textId="77777777" w:rsidR="009E444E" w:rsidRPr="00960A99" w:rsidRDefault="009E444E" w:rsidP="00F824C8">
            <w:pPr>
              <w:spacing w:line="240" w:lineRule="auto"/>
              <w:jc w:val="center"/>
              <w:rPr>
                <w:rFonts w:cs="Times New Roman"/>
                <w:b/>
                <w:bCs/>
                <w:lang w:val="it-IT"/>
              </w:rPr>
            </w:pPr>
            <w:r>
              <w:rPr>
                <w:rFonts w:cs="Times New Roman"/>
                <w:b/>
                <w:bCs/>
                <w:lang w:val="it-IT"/>
              </w:rPr>
              <w:t>—</w:t>
            </w:r>
          </w:p>
        </w:tc>
        <w:tc>
          <w:tcPr>
            <w:tcW w:w="1760" w:type="dxa"/>
            <w:gridSpan w:val="3"/>
            <w:tcBorders>
              <w:bottom w:val="nil"/>
            </w:tcBorders>
          </w:tcPr>
          <w:p w14:paraId="5932F839" w14:textId="77777777" w:rsidR="009E444E" w:rsidRPr="00960A99" w:rsidRDefault="009E444E" w:rsidP="00F824C8">
            <w:pPr>
              <w:spacing w:line="240" w:lineRule="auto"/>
              <w:jc w:val="center"/>
              <w:rPr>
                <w:lang w:val="it-IT"/>
              </w:rPr>
            </w:pPr>
            <w:r>
              <w:rPr>
                <w:lang w:val="it-IT"/>
              </w:rPr>
              <w:t>2494.6 (33.7) </w:t>
            </w:r>
          </w:p>
        </w:tc>
        <w:tc>
          <w:tcPr>
            <w:tcW w:w="1827" w:type="dxa"/>
            <w:gridSpan w:val="3"/>
            <w:tcBorders>
              <w:bottom w:val="nil"/>
            </w:tcBorders>
          </w:tcPr>
          <w:p w14:paraId="13699906" w14:textId="77777777" w:rsidR="009E444E" w:rsidRPr="00960A99" w:rsidRDefault="009E444E" w:rsidP="00F824C8">
            <w:pPr>
              <w:spacing w:line="240" w:lineRule="auto"/>
              <w:jc w:val="center"/>
              <w:rPr>
                <w:lang w:val="it-IT"/>
              </w:rPr>
            </w:pPr>
            <w:r>
              <w:rPr>
                <w:lang w:val="it-IT"/>
              </w:rPr>
              <w:t>110.3 (9.2)</w:t>
            </w:r>
          </w:p>
        </w:tc>
      </w:tr>
      <w:tr w:rsidR="009E444E" w:rsidRPr="00960A99" w14:paraId="1C4B47BF" w14:textId="77777777" w:rsidTr="00F824C8">
        <w:trPr>
          <w:trHeight w:val="319"/>
          <w:jc w:val="center"/>
        </w:trPr>
        <w:tc>
          <w:tcPr>
            <w:tcW w:w="2420" w:type="dxa"/>
            <w:tcBorders>
              <w:top w:val="nil"/>
              <w:bottom w:val="nil"/>
            </w:tcBorders>
            <w:vAlign w:val="center"/>
          </w:tcPr>
          <w:p w14:paraId="4D93E13F" w14:textId="77777777" w:rsidR="009E444E" w:rsidRPr="00960A99" w:rsidRDefault="009E444E" w:rsidP="00F824C8">
            <w:pPr>
              <w:suppressLineNumbers/>
              <w:spacing w:after="0" w:line="240" w:lineRule="auto"/>
              <w:jc w:val="center"/>
              <w:rPr>
                <w:rFonts w:cs="Times New Roman"/>
              </w:rPr>
            </w:pPr>
            <w:r>
              <w:rPr>
                <w:rFonts w:cs="Times New Roman"/>
              </w:rPr>
              <w:t>Combined</w:t>
            </w:r>
          </w:p>
        </w:tc>
        <w:tc>
          <w:tcPr>
            <w:tcW w:w="1827" w:type="dxa"/>
            <w:tcBorders>
              <w:top w:val="nil"/>
              <w:bottom w:val="nil"/>
            </w:tcBorders>
          </w:tcPr>
          <w:p w14:paraId="3D351763" w14:textId="77777777" w:rsidR="009E444E" w:rsidRPr="00960A99" w:rsidRDefault="009E444E" w:rsidP="00F824C8">
            <w:pPr>
              <w:spacing w:line="240" w:lineRule="auto"/>
              <w:jc w:val="center"/>
              <w:rPr>
                <w:lang w:val="it-IT"/>
              </w:rPr>
            </w:pPr>
            <w:r>
              <w:rPr>
                <w:lang w:val="it-IT"/>
              </w:rPr>
              <w:t>-1250.3 (16.7) </w:t>
            </w:r>
          </w:p>
        </w:tc>
        <w:tc>
          <w:tcPr>
            <w:tcW w:w="1275" w:type="dxa"/>
            <w:gridSpan w:val="3"/>
            <w:tcBorders>
              <w:top w:val="nil"/>
              <w:bottom w:val="nil"/>
            </w:tcBorders>
          </w:tcPr>
          <w:p w14:paraId="38CF0137" w14:textId="77777777" w:rsidR="009E444E" w:rsidRPr="00960A99" w:rsidRDefault="009E444E" w:rsidP="00F824C8">
            <w:pPr>
              <w:spacing w:line="240" w:lineRule="auto"/>
              <w:jc w:val="center"/>
              <w:rPr>
                <w:lang w:val="it-IT"/>
              </w:rPr>
            </w:pPr>
            <w:r>
              <w:rPr>
                <w:lang w:val="it-IT"/>
              </w:rPr>
              <w:t>-3.0 (3.6) </w:t>
            </w:r>
          </w:p>
        </w:tc>
        <w:tc>
          <w:tcPr>
            <w:tcW w:w="1701" w:type="dxa"/>
            <w:gridSpan w:val="2"/>
            <w:tcBorders>
              <w:top w:val="nil"/>
              <w:bottom w:val="nil"/>
            </w:tcBorders>
          </w:tcPr>
          <w:p w14:paraId="786E630F" w14:textId="77777777" w:rsidR="009E444E" w:rsidRPr="00960A99" w:rsidRDefault="009E444E" w:rsidP="00F824C8">
            <w:pPr>
              <w:spacing w:line="240" w:lineRule="auto"/>
              <w:jc w:val="center"/>
              <w:rPr>
                <w:lang w:val="it-IT"/>
              </w:rPr>
            </w:pPr>
            <w:r>
              <w:rPr>
                <w:lang w:val="it-IT"/>
              </w:rPr>
              <w:t>2500.6 (33.3) </w:t>
            </w:r>
          </w:p>
        </w:tc>
        <w:tc>
          <w:tcPr>
            <w:tcW w:w="1886" w:type="dxa"/>
            <w:gridSpan w:val="4"/>
            <w:tcBorders>
              <w:top w:val="nil"/>
              <w:bottom w:val="nil"/>
            </w:tcBorders>
          </w:tcPr>
          <w:p w14:paraId="3DDB2C9D" w14:textId="77777777" w:rsidR="009E444E" w:rsidRPr="00960A99" w:rsidRDefault="009E444E" w:rsidP="00F824C8">
            <w:pPr>
              <w:spacing w:line="240" w:lineRule="auto"/>
              <w:jc w:val="center"/>
              <w:rPr>
                <w:lang w:val="it-IT"/>
              </w:rPr>
            </w:pPr>
            <w:r>
              <w:rPr>
                <w:lang w:val="it-IT"/>
              </w:rPr>
              <w:t>118.0 (9.4)</w:t>
            </w:r>
          </w:p>
        </w:tc>
      </w:tr>
      <w:tr w:rsidR="009E444E" w:rsidRPr="00960A99" w14:paraId="56296E90" w14:textId="77777777" w:rsidTr="00F824C8">
        <w:trPr>
          <w:trHeight w:val="319"/>
          <w:jc w:val="center"/>
        </w:trPr>
        <w:tc>
          <w:tcPr>
            <w:tcW w:w="2420" w:type="dxa"/>
            <w:tcBorders>
              <w:top w:val="nil"/>
              <w:bottom w:val="single" w:sz="4" w:space="0" w:color="auto"/>
            </w:tcBorders>
            <w:vAlign w:val="center"/>
          </w:tcPr>
          <w:p w14:paraId="0F0C3385" w14:textId="77777777" w:rsidR="009E444E" w:rsidRPr="00960A99" w:rsidRDefault="009E444E" w:rsidP="00F824C8">
            <w:pPr>
              <w:suppressLineNumbers/>
              <w:spacing w:after="0" w:line="240" w:lineRule="auto"/>
              <w:jc w:val="center"/>
              <w:rPr>
                <w:rFonts w:cs="Times New Roman"/>
              </w:rPr>
            </w:pPr>
            <w:r>
              <w:rPr>
                <w:rFonts w:cs="Times New Roman"/>
              </w:rPr>
              <w:t>Baseline</w:t>
            </w:r>
          </w:p>
        </w:tc>
        <w:tc>
          <w:tcPr>
            <w:tcW w:w="1827" w:type="dxa"/>
            <w:tcBorders>
              <w:top w:val="nil"/>
              <w:bottom w:val="single" w:sz="4" w:space="0" w:color="auto"/>
            </w:tcBorders>
          </w:tcPr>
          <w:p w14:paraId="62213394" w14:textId="77777777" w:rsidR="009E444E" w:rsidRPr="00960A99" w:rsidRDefault="009E444E" w:rsidP="00F824C8">
            <w:pPr>
              <w:spacing w:line="240" w:lineRule="auto"/>
              <w:jc w:val="center"/>
              <w:rPr>
                <w:lang w:val="it-IT"/>
              </w:rPr>
            </w:pPr>
            <w:r>
              <w:rPr>
                <w:lang w:val="it-IT"/>
              </w:rPr>
              <w:t>-1251.9 (16.9)</w:t>
            </w:r>
          </w:p>
        </w:tc>
        <w:tc>
          <w:tcPr>
            <w:tcW w:w="1275" w:type="dxa"/>
            <w:gridSpan w:val="3"/>
            <w:tcBorders>
              <w:top w:val="nil"/>
              <w:bottom w:val="single" w:sz="4" w:space="0" w:color="auto"/>
            </w:tcBorders>
          </w:tcPr>
          <w:p w14:paraId="2EC4B2CC" w14:textId="77777777" w:rsidR="009E444E" w:rsidRPr="00960A99" w:rsidRDefault="009E444E" w:rsidP="00F824C8">
            <w:pPr>
              <w:spacing w:line="240" w:lineRule="auto"/>
              <w:jc w:val="center"/>
              <w:rPr>
                <w:lang w:val="it-IT"/>
              </w:rPr>
            </w:pPr>
            <w:r>
              <w:rPr>
                <w:lang w:val="it-IT"/>
              </w:rPr>
              <w:t>-4.6 (4.0) </w:t>
            </w:r>
          </w:p>
        </w:tc>
        <w:tc>
          <w:tcPr>
            <w:tcW w:w="1701" w:type="dxa"/>
            <w:gridSpan w:val="2"/>
            <w:tcBorders>
              <w:top w:val="nil"/>
              <w:bottom w:val="single" w:sz="4" w:space="0" w:color="auto"/>
            </w:tcBorders>
          </w:tcPr>
          <w:p w14:paraId="4B0C0384" w14:textId="77777777" w:rsidR="009E444E" w:rsidRPr="00960A99" w:rsidRDefault="009E444E" w:rsidP="00F824C8">
            <w:pPr>
              <w:spacing w:line="240" w:lineRule="auto"/>
              <w:jc w:val="center"/>
              <w:rPr>
                <w:lang w:val="it-IT"/>
              </w:rPr>
            </w:pPr>
            <w:r>
              <w:rPr>
                <w:lang w:val="it-IT"/>
              </w:rPr>
              <w:t>2503.8 (33.8)</w:t>
            </w:r>
          </w:p>
        </w:tc>
        <w:tc>
          <w:tcPr>
            <w:tcW w:w="1886" w:type="dxa"/>
            <w:gridSpan w:val="4"/>
            <w:tcBorders>
              <w:top w:val="nil"/>
              <w:bottom w:val="single" w:sz="4" w:space="0" w:color="auto"/>
            </w:tcBorders>
          </w:tcPr>
          <w:p w14:paraId="26EFBCC4" w14:textId="77777777" w:rsidR="009E444E" w:rsidRPr="00960A99" w:rsidRDefault="009E444E" w:rsidP="00F824C8">
            <w:pPr>
              <w:spacing w:line="240" w:lineRule="auto"/>
              <w:jc w:val="center"/>
              <w:rPr>
                <w:lang w:val="it-IT"/>
              </w:rPr>
            </w:pPr>
            <w:r>
              <w:rPr>
                <w:lang w:val="it-IT"/>
              </w:rPr>
              <w:t>109.0 (8.9)</w:t>
            </w:r>
          </w:p>
        </w:tc>
      </w:tr>
    </w:tbl>
    <w:p w14:paraId="0E836F78" w14:textId="77777777" w:rsidR="009E444E" w:rsidRPr="00CA4080" w:rsidRDefault="009E444E" w:rsidP="009E444E">
      <w:pPr>
        <w:pStyle w:val="Bibliography"/>
        <w:spacing w:line="240" w:lineRule="auto"/>
        <w:ind w:left="0" w:firstLine="0"/>
        <w:rPr>
          <w:lang w:val="en-GB"/>
        </w:rPr>
      </w:pPr>
      <w:r>
        <w:rPr>
          <w:i/>
          <w:iCs/>
          <w:lang w:val="en-GB"/>
        </w:rPr>
        <w:t xml:space="preserve">Note. </w:t>
      </w:r>
      <w:r>
        <w:rPr>
          <w:lang w:val="en-GB"/>
        </w:rPr>
        <w:t xml:space="preserve">ELPD = </w:t>
      </w:r>
      <w:r>
        <w:t>Expected Log Predictive Density, LOOIC = Leave-One-Out Information Criterion, SE = Standard Error. The Δ ELPD column shows the difference relative to the best-performing model (EMA).</w:t>
      </w:r>
    </w:p>
    <w:p w14:paraId="63580A4F" w14:textId="4AC86C8A" w:rsidR="009E444E" w:rsidRPr="00960A99" w:rsidRDefault="009E444E" w:rsidP="009E444E">
      <w:pPr>
        <w:pStyle w:val="Bibliography"/>
        <w:spacing w:line="240" w:lineRule="auto"/>
        <w:ind w:left="0" w:firstLine="0"/>
        <w:rPr>
          <w:b/>
          <w:bCs/>
        </w:rPr>
      </w:pPr>
      <w:r>
        <w:rPr>
          <w:b/>
          <w:bCs/>
        </w:rPr>
        <w:t>Table 4</w:t>
      </w:r>
    </w:p>
    <w:p w14:paraId="43906FFC" w14:textId="77777777" w:rsidR="009E444E" w:rsidRPr="00960A99" w:rsidRDefault="009E444E" w:rsidP="009E444E">
      <w:pPr>
        <w:pStyle w:val="Bibliography"/>
        <w:spacing w:line="240" w:lineRule="auto"/>
        <w:rPr>
          <w:i/>
          <w:iCs/>
        </w:rPr>
      </w:pPr>
      <w:r>
        <w:rPr>
          <w:i/>
          <w:iCs/>
        </w:rPr>
        <w:t>Comparison of Negative Affectivity × Stress Moderation Estimates Across Measurement Approaches</w:t>
      </w:r>
    </w:p>
    <w:tbl>
      <w:tblPr>
        <w:tblStyle w:val="TableGrid"/>
        <w:tblW w:w="9648" w:type="dxa"/>
        <w:jc w:val="center"/>
        <w:tblBorders>
          <w:left w:val="none" w:sz="0" w:space="0" w:color="auto"/>
          <w:right w:val="none" w:sz="0" w:space="0" w:color="auto"/>
          <w:insideV w:val="none" w:sz="0" w:space="0" w:color="auto"/>
        </w:tblBorders>
        <w:tblLook w:val="04A0" w:firstRow="1" w:lastRow="0" w:firstColumn="1" w:lastColumn="0" w:noHBand="0" w:noVBand="1"/>
      </w:tblPr>
      <w:tblGrid>
        <w:gridCol w:w="1884"/>
        <w:gridCol w:w="1405"/>
        <w:gridCol w:w="63"/>
        <w:gridCol w:w="2015"/>
        <w:gridCol w:w="536"/>
        <w:gridCol w:w="924"/>
        <w:gridCol w:w="103"/>
        <w:gridCol w:w="42"/>
        <w:gridCol w:w="385"/>
        <w:gridCol w:w="2024"/>
        <w:gridCol w:w="267"/>
      </w:tblGrid>
      <w:tr w:rsidR="009E444E" w:rsidRPr="00960A99" w14:paraId="0D87D762" w14:textId="77777777" w:rsidTr="00F824C8">
        <w:trPr>
          <w:trHeight w:val="610"/>
          <w:jc w:val="center"/>
        </w:trPr>
        <w:tc>
          <w:tcPr>
            <w:tcW w:w="1884" w:type="dxa"/>
            <w:vMerge w:val="restart"/>
          </w:tcPr>
          <w:p w14:paraId="1724F6FB" w14:textId="77777777" w:rsidR="009E444E" w:rsidRPr="00960A99" w:rsidRDefault="009E444E" w:rsidP="00F824C8">
            <w:pPr>
              <w:spacing w:line="240" w:lineRule="auto"/>
              <w:jc w:val="center"/>
              <w:rPr>
                <w:rFonts w:cs="Times New Roman"/>
              </w:rPr>
            </w:pPr>
            <w:r>
              <w:rPr>
                <w:rFonts w:cs="Times New Roman"/>
              </w:rPr>
              <w:t xml:space="preserve"> Model</w:t>
            </w:r>
          </w:p>
        </w:tc>
        <w:tc>
          <w:tcPr>
            <w:tcW w:w="5088" w:type="dxa"/>
            <w:gridSpan w:val="7"/>
          </w:tcPr>
          <w:p w14:paraId="0023CC43" w14:textId="77777777" w:rsidR="009E444E" w:rsidRPr="00960A99" w:rsidRDefault="009E444E" w:rsidP="00F824C8">
            <w:pPr>
              <w:spacing w:line="240" w:lineRule="auto"/>
              <w:rPr>
                <w:rFonts w:cs="Times New Roman"/>
                <w:lang w:val="it-IT"/>
              </w:rPr>
            </w:pPr>
            <w:r>
              <w:rPr>
                <w:rFonts w:cs="Times New Roman"/>
              </w:rPr>
              <w:t>Negative Affectivity × Stress (</w:t>
            </w:r>
            <w:r>
              <w:rPr>
                <w:rFonts w:ascii="Cambria Math" w:hAnsi="Cambria Math" w:cs="Cambria Math"/>
              </w:rPr>
              <w:t>𝛾</w:t>
            </w:r>
            <w:r>
              <w:rPr>
                <w:rFonts w:cs="Times New Roman"/>
              </w:rPr>
              <w:t>1)</w:t>
            </w:r>
          </w:p>
        </w:tc>
        <w:tc>
          <w:tcPr>
            <w:tcW w:w="2676" w:type="dxa"/>
            <w:gridSpan w:val="3"/>
            <w:tcBorders>
              <w:bottom w:val="nil"/>
            </w:tcBorders>
          </w:tcPr>
          <w:p w14:paraId="785FC7FB" w14:textId="77777777" w:rsidR="009E444E" w:rsidRPr="00960A99" w:rsidRDefault="009E444E" w:rsidP="00F824C8">
            <w:pPr>
              <w:spacing w:line="240" w:lineRule="auto"/>
              <w:rPr>
                <w:rFonts w:cs="Times New Roman"/>
                <w:lang w:val="it-IT"/>
              </w:rPr>
            </w:pPr>
            <w:r>
              <w:rPr>
                <w:rFonts w:eastAsia="Times New Roman" w:cs="Times New Roman"/>
                <w:color w:val="000000"/>
                <w:lang w:eastAsia="it-IT"/>
              </w:rPr>
              <w:t>Improvemen</w:t>
            </w:r>
            <w:r>
              <w:t>t</w:t>
            </w:r>
          </w:p>
        </w:tc>
      </w:tr>
      <w:tr w:rsidR="009E444E" w:rsidRPr="00960A99" w14:paraId="33A3F4F7" w14:textId="77777777" w:rsidTr="00F824C8">
        <w:trPr>
          <w:gridAfter w:val="1"/>
          <w:wAfter w:w="267" w:type="dxa"/>
          <w:trHeight w:val="630"/>
          <w:jc w:val="center"/>
        </w:trPr>
        <w:tc>
          <w:tcPr>
            <w:tcW w:w="1884" w:type="dxa"/>
            <w:vMerge/>
            <w:tcBorders>
              <w:bottom w:val="single" w:sz="4" w:space="0" w:color="auto"/>
            </w:tcBorders>
          </w:tcPr>
          <w:p w14:paraId="2F5E7B62" w14:textId="77777777" w:rsidR="009E444E" w:rsidRPr="00960A99" w:rsidRDefault="009E444E" w:rsidP="00F824C8">
            <w:pPr>
              <w:spacing w:line="240" w:lineRule="auto"/>
              <w:jc w:val="center"/>
              <w:rPr>
                <w:rFonts w:cs="Times New Roman"/>
                <w:iCs/>
              </w:rPr>
            </w:pPr>
          </w:p>
        </w:tc>
        <w:tc>
          <w:tcPr>
            <w:tcW w:w="1468" w:type="dxa"/>
            <w:gridSpan w:val="2"/>
            <w:tcBorders>
              <w:bottom w:val="single" w:sz="4" w:space="0" w:color="auto"/>
            </w:tcBorders>
            <w:vAlign w:val="center"/>
          </w:tcPr>
          <w:p w14:paraId="56B01B98" w14:textId="77777777" w:rsidR="009E444E" w:rsidRPr="00960A99" w:rsidRDefault="009E444E" w:rsidP="00F824C8">
            <w:pPr>
              <w:spacing w:line="240" w:lineRule="auto"/>
              <w:jc w:val="center"/>
              <w:rPr>
                <w:rFonts w:cs="Times New Roman"/>
                <w:iCs/>
                <w:lang w:val="it-IT"/>
              </w:rPr>
            </w:pPr>
            <w:r>
              <w:rPr>
                <w:rFonts w:cs="Times New Roman"/>
              </w:rPr>
              <w:t>Mean (Hz)</w:t>
            </w:r>
          </w:p>
        </w:tc>
        <w:tc>
          <w:tcPr>
            <w:tcW w:w="2015" w:type="dxa"/>
            <w:tcBorders>
              <w:top w:val="nil"/>
              <w:bottom w:val="single" w:sz="4" w:space="0" w:color="auto"/>
            </w:tcBorders>
          </w:tcPr>
          <w:p w14:paraId="3D1F6A83" w14:textId="77777777" w:rsidR="009E444E" w:rsidRPr="00960A99" w:rsidRDefault="009E444E" w:rsidP="00F824C8">
            <w:pPr>
              <w:spacing w:line="240" w:lineRule="auto"/>
              <w:jc w:val="center"/>
              <w:rPr>
                <w:rFonts w:cs="Times New Roman"/>
                <w:iCs/>
              </w:rPr>
            </w:pPr>
            <w:r>
              <w:rPr>
                <w:rFonts w:cs="Times New Roman"/>
              </w:rPr>
              <w:t>89% CrI</w:t>
            </w:r>
          </w:p>
        </w:tc>
        <w:tc>
          <w:tcPr>
            <w:tcW w:w="1563" w:type="dxa"/>
            <w:gridSpan w:val="3"/>
            <w:tcBorders>
              <w:top w:val="nil"/>
              <w:bottom w:val="single" w:sz="4" w:space="0" w:color="auto"/>
            </w:tcBorders>
          </w:tcPr>
          <w:p w14:paraId="79460AB0" w14:textId="0900718A" w:rsidR="009E444E" w:rsidRPr="00960A99" w:rsidRDefault="00CC4A16" w:rsidP="00F824C8">
            <w:pPr>
              <w:spacing w:line="240" w:lineRule="auto"/>
              <w:jc w:val="center"/>
              <w:rPr>
                <w:rFonts w:cs="Times New Roman"/>
              </w:rPr>
            </w:pPr>
            <w:r>
              <w:rPr>
                <w:rFonts w:cs="Times New Roman"/>
              </w:rPr>
              <w:t>pd</w:t>
            </w:r>
          </w:p>
        </w:tc>
        <w:tc>
          <w:tcPr>
            <w:tcW w:w="2451" w:type="dxa"/>
            <w:gridSpan w:val="3"/>
            <w:tcBorders>
              <w:top w:val="nil"/>
              <w:bottom w:val="single" w:sz="4" w:space="0" w:color="auto"/>
            </w:tcBorders>
          </w:tcPr>
          <w:p w14:paraId="0F14FFBF" w14:textId="77777777" w:rsidR="009E444E" w:rsidRPr="00960A99" w:rsidRDefault="009E444E" w:rsidP="00F824C8">
            <w:pPr>
              <w:spacing w:line="240" w:lineRule="auto"/>
              <w:rPr>
                <w:rFonts w:cs="Times New Roman"/>
              </w:rPr>
            </w:pPr>
          </w:p>
        </w:tc>
      </w:tr>
      <w:tr w:rsidR="009E444E" w:rsidRPr="00960A99" w14:paraId="7E067074" w14:textId="77777777" w:rsidTr="00F824C8">
        <w:trPr>
          <w:trHeight w:val="541"/>
          <w:jc w:val="center"/>
        </w:trPr>
        <w:tc>
          <w:tcPr>
            <w:tcW w:w="1884" w:type="dxa"/>
            <w:tcBorders>
              <w:top w:val="nil"/>
              <w:bottom w:val="nil"/>
            </w:tcBorders>
            <w:vAlign w:val="center"/>
          </w:tcPr>
          <w:p w14:paraId="33F97283" w14:textId="77777777" w:rsidR="009E444E" w:rsidRPr="00960A99" w:rsidRDefault="009E444E" w:rsidP="00F824C8">
            <w:pPr>
              <w:spacing w:line="240" w:lineRule="auto"/>
              <w:jc w:val="center"/>
              <w:rPr>
                <w:rFonts w:cs="Times New Roman"/>
              </w:rPr>
            </w:pPr>
            <w:r>
              <w:rPr>
                <w:rFonts w:cs="Times New Roman"/>
              </w:rPr>
              <w:t>EMA</w:t>
            </w:r>
          </w:p>
        </w:tc>
        <w:tc>
          <w:tcPr>
            <w:tcW w:w="1405" w:type="dxa"/>
            <w:tcBorders>
              <w:top w:val="nil"/>
              <w:bottom w:val="nil"/>
            </w:tcBorders>
          </w:tcPr>
          <w:p w14:paraId="03AAC9B6" w14:textId="77777777" w:rsidR="009E444E" w:rsidRPr="00960A99" w:rsidRDefault="009E444E" w:rsidP="00F824C8">
            <w:pPr>
              <w:spacing w:line="240" w:lineRule="auto"/>
              <w:jc w:val="center"/>
              <w:rPr>
                <w:lang w:val="it-IT"/>
              </w:rPr>
            </w:pPr>
            <w:r>
              <w:rPr>
                <w:lang w:val="it-IT"/>
              </w:rPr>
              <w:t>3.07</w:t>
            </w:r>
          </w:p>
        </w:tc>
        <w:tc>
          <w:tcPr>
            <w:tcW w:w="2614" w:type="dxa"/>
            <w:gridSpan w:val="3"/>
            <w:tcBorders>
              <w:top w:val="nil"/>
              <w:bottom w:val="nil"/>
            </w:tcBorders>
          </w:tcPr>
          <w:p w14:paraId="4A08EE7C" w14:textId="77777777" w:rsidR="009E444E" w:rsidRPr="00960A99" w:rsidRDefault="009E444E" w:rsidP="00F824C8">
            <w:pPr>
              <w:spacing w:line="240" w:lineRule="auto"/>
              <w:rPr>
                <w:rFonts w:cs="Times New Roman"/>
                <w:b/>
                <w:bCs/>
                <w:lang w:val="it-IT"/>
              </w:rPr>
            </w:pPr>
            <w:r>
              <w:t>[0.30, 5.91]</w:t>
            </w:r>
          </w:p>
        </w:tc>
        <w:tc>
          <w:tcPr>
            <w:tcW w:w="924" w:type="dxa"/>
            <w:tcBorders>
              <w:top w:val="nil"/>
              <w:bottom w:val="nil"/>
            </w:tcBorders>
          </w:tcPr>
          <w:p w14:paraId="53B1DAB2" w14:textId="77777777" w:rsidR="009E444E" w:rsidRPr="00960A99" w:rsidRDefault="009E444E" w:rsidP="00F824C8">
            <w:pPr>
              <w:spacing w:line="240" w:lineRule="auto"/>
              <w:rPr>
                <w:rFonts w:cs="Times New Roman"/>
                <w:b/>
                <w:bCs/>
                <w:lang w:val="it-IT"/>
              </w:rPr>
            </w:pPr>
            <w:r>
              <w:rPr>
                <w:rFonts w:cs="Times New Roman"/>
                <w:lang w:val="it-IT"/>
              </w:rPr>
              <w:t>0.96</w:t>
            </w:r>
          </w:p>
        </w:tc>
        <w:tc>
          <w:tcPr>
            <w:tcW w:w="530" w:type="dxa"/>
            <w:gridSpan w:val="3"/>
            <w:tcBorders>
              <w:top w:val="nil"/>
              <w:bottom w:val="nil"/>
            </w:tcBorders>
          </w:tcPr>
          <w:p w14:paraId="691FBBB9" w14:textId="77777777" w:rsidR="009E444E" w:rsidRPr="00960A99" w:rsidRDefault="009E444E" w:rsidP="00F824C8">
            <w:pPr>
              <w:spacing w:line="240" w:lineRule="auto"/>
              <w:rPr>
                <w:lang w:val="it-IT"/>
              </w:rPr>
            </w:pPr>
          </w:p>
        </w:tc>
        <w:tc>
          <w:tcPr>
            <w:tcW w:w="2291" w:type="dxa"/>
            <w:gridSpan w:val="2"/>
            <w:tcBorders>
              <w:top w:val="nil"/>
              <w:bottom w:val="nil"/>
            </w:tcBorders>
          </w:tcPr>
          <w:p w14:paraId="017198FA" w14:textId="77777777" w:rsidR="009E444E" w:rsidRPr="00960A99" w:rsidRDefault="009E444E" w:rsidP="00F824C8">
            <w:pPr>
              <w:spacing w:line="240" w:lineRule="auto"/>
              <w:rPr>
                <w:lang w:val="it-IT"/>
              </w:rPr>
            </w:pPr>
            <w:r>
              <w:rPr>
                <w:rFonts w:cs="Times New Roman"/>
                <w:lang w:val="it-IT"/>
              </w:rPr>
              <w:t>+30%</w:t>
            </w:r>
          </w:p>
        </w:tc>
      </w:tr>
      <w:tr w:rsidR="009E444E" w:rsidRPr="00960A99" w14:paraId="2A7C58CB" w14:textId="77777777" w:rsidTr="00F824C8">
        <w:trPr>
          <w:trHeight w:val="541"/>
          <w:jc w:val="center"/>
        </w:trPr>
        <w:tc>
          <w:tcPr>
            <w:tcW w:w="1884" w:type="dxa"/>
            <w:tcBorders>
              <w:top w:val="nil"/>
              <w:bottom w:val="single" w:sz="4" w:space="0" w:color="auto"/>
            </w:tcBorders>
            <w:vAlign w:val="center"/>
          </w:tcPr>
          <w:p w14:paraId="581516D7" w14:textId="77777777" w:rsidR="009E444E" w:rsidRPr="00960A99" w:rsidRDefault="009E444E" w:rsidP="00F824C8">
            <w:pPr>
              <w:spacing w:line="240" w:lineRule="auto"/>
              <w:jc w:val="center"/>
              <w:rPr>
                <w:rFonts w:cs="Times New Roman"/>
              </w:rPr>
            </w:pPr>
            <w:r>
              <w:rPr>
                <w:rFonts w:cs="Times New Roman"/>
              </w:rPr>
              <w:t>Baseline</w:t>
            </w:r>
          </w:p>
        </w:tc>
        <w:tc>
          <w:tcPr>
            <w:tcW w:w="1405" w:type="dxa"/>
            <w:tcBorders>
              <w:top w:val="nil"/>
              <w:bottom w:val="single" w:sz="4" w:space="0" w:color="auto"/>
            </w:tcBorders>
          </w:tcPr>
          <w:p w14:paraId="3C1A0F58" w14:textId="77777777" w:rsidR="009E444E" w:rsidRDefault="009E444E" w:rsidP="00F824C8">
            <w:pPr>
              <w:spacing w:line="240" w:lineRule="auto"/>
              <w:jc w:val="center"/>
              <w:rPr>
                <w:lang w:val="it-IT"/>
              </w:rPr>
            </w:pPr>
            <w:r>
              <w:rPr>
                <w:lang w:val="it-IT"/>
              </w:rPr>
              <w:t>2.65</w:t>
            </w:r>
          </w:p>
        </w:tc>
        <w:tc>
          <w:tcPr>
            <w:tcW w:w="2614" w:type="dxa"/>
            <w:gridSpan w:val="3"/>
            <w:tcBorders>
              <w:top w:val="nil"/>
              <w:bottom w:val="single" w:sz="4" w:space="0" w:color="auto"/>
            </w:tcBorders>
          </w:tcPr>
          <w:p w14:paraId="4ECB899F" w14:textId="77777777" w:rsidR="009E444E" w:rsidRPr="00960A99" w:rsidRDefault="009E444E" w:rsidP="00F824C8">
            <w:pPr>
              <w:spacing w:line="240" w:lineRule="auto"/>
            </w:pPr>
            <w:r>
              <w:rPr>
                <w:lang w:val="it-IT"/>
              </w:rPr>
              <w:t>[−1.33, 6.64]</w:t>
            </w:r>
          </w:p>
        </w:tc>
        <w:tc>
          <w:tcPr>
            <w:tcW w:w="924" w:type="dxa"/>
            <w:tcBorders>
              <w:top w:val="nil"/>
              <w:bottom w:val="single" w:sz="4" w:space="0" w:color="auto"/>
            </w:tcBorders>
          </w:tcPr>
          <w:p w14:paraId="716B6CC1" w14:textId="77777777" w:rsidR="009E444E" w:rsidRPr="00960A99" w:rsidRDefault="009E444E" w:rsidP="00F824C8">
            <w:pPr>
              <w:spacing w:line="240" w:lineRule="auto"/>
              <w:rPr>
                <w:rFonts w:cs="Times New Roman"/>
                <w:lang w:val="it-IT"/>
              </w:rPr>
            </w:pPr>
            <w:r>
              <w:rPr>
                <w:lang w:val="it-IT"/>
              </w:rPr>
              <w:t>0.86</w:t>
            </w:r>
          </w:p>
        </w:tc>
        <w:tc>
          <w:tcPr>
            <w:tcW w:w="530" w:type="dxa"/>
            <w:gridSpan w:val="3"/>
            <w:tcBorders>
              <w:top w:val="nil"/>
              <w:bottom w:val="single" w:sz="4" w:space="0" w:color="auto"/>
            </w:tcBorders>
          </w:tcPr>
          <w:p w14:paraId="413819B4" w14:textId="77777777" w:rsidR="009E444E" w:rsidRPr="00960A99" w:rsidRDefault="009E444E" w:rsidP="00F824C8">
            <w:pPr>
              <w:spacing w:line="240" w:lineRule="auto"/>
              <w:rPr>
                <w:lang w:val="it-IT"/>
              </w:rPr>
            </w:pPr>
          </w:p>
        </w:tc>
        <w:tc>
          <w:tcPr>
            <w:tcW w:w="2291" w:type="dxa"/>
            <w:gridSpan w:val="2"/>
            <w:tcBorders>
              <w:top w:val="nil"/>
              <w:bottom w:val="single" w:sz="4" w:space="0" w:color="auto"/>
            </w:tcBorders>
          </w:tcPr>
          <w:p w14:paraId="203EF652" w14:textId="77777777" w:rsidR="009E444E" w:rsidRPr="00960A99" w:rsidRDefault="009E444E" w:rsidP="00F824C8">
            <w:pPr>
              <w:spacing w:line="240" w:lineRule="auto"/>
              <w:rPr>
                <w:rFonts w:cs="Times New Roman"/>
                <w:lang w:val="it-IT"/>
              </w:rPr>
            </w:pPr>
            <w:r>
              <w:rPr>
                <w:b/>
                <w:bCs/>
                <w:lang w:val="it-IT"/>
              </w:rPr>
              <w:t>—</w:t>
            </w:r>
          </w:p>
        </w:tc>
      </w:tr>
      <w:tr w:rsidR="009E444E" w:rsidRPr="00960A99" w14:paraId="3581C2E0" w14:textId="77777777" w:rsidTr="00F824C8">
        <w:trPr>
          <w:trHeight w:val="541"/>
          <w:jc w:val="center"/>
        </w:trPr>
        <w:tc>
          <w:tcPr>
            <w:tcW w:w="9648" w:type="dxa"/>
            <w:gridSpan w:val="11"/>
            <w:tcBorders>
              <w:top w:val="single" w:sz="4" w:space="0" w:color="auto"/>
              <w:bottom w:val="nil"/>
            </w:tcBorders>
            <w:vAlign w:val="center"/>
          </w:tcPr>
          <w:p w14:paraId="7F6735A4" w14:textId="65BC70F4" w:rsidR="009E444E" w:rsidRPr="00CA4080" w:rsidRDefault="009E444E" w:rsidP="00F824C8">
            <w:pPr>
              <w:pStyle w:val="Bibliography"/>
              <w:spacing w:line="240" w:lineRule="auto"/>
              <w:ind w:left="0" w:firstLine="0"/>
              <w:rPr>
                <w:lang w:val="en-GB"/>
              </w:rPr>
            </w:pPr>
            <w:r>
              <w:rPr>
                <w:i/>
                <w:iCs/>
                <w:lang w:val="en-GB"/>
              </w:rPr>
              <w:t>Note.</w:t>
            </w:r>
            <w:r>
              <w:rPr>
                <w:lang w:val="en-GB"/>
              </w:rPr>
              <w:t xml:space="preserve"> </w:t>
            </w:r>
            <w:r>
              <w:rPr>
                <w:rFonts w:ascii="Cambria Math" w:hAnsi="Cambria Math" w:cs="Cambria Math"/>
                <w:lang w:val="it-IT"/>
              </w:rPr>
              <w:t>𝛾</w:t>
            </w:r>
            <w:r>
              <w:rPr>
                <w:lang w:val="en-GB"/>
              </w:rPr>
              <w:t xml:space="preserve">1 = </w:t>
            </w:r>
            <w:r>
              <w:t>moderation effect of Negative Affectivity on stress-induced F0 change; pd = probability of direction; 89% CrI = equal-tailed credible interval. Both models agreed in direction (positive). The EMA interval was approximately 30% narrower, reported descriptively; the EMA-based model and the baseline model yielded directionally convergent estimates.</w:t>
            </w:r>
          </w:p>
        </w:tc>
      </w:tr>
      <w:bookmarkEnd w:id="84"/>
      <w:bookmarkEnd w:id="86"/>
      <w:bookmarkEnd w:id="117"/>
    </w:tbl>
    <w:p w14:paraId="29F499CC" w14:textId="77777777" w:rsidR="002B6180" w:rsidRDefault="002B6180" w:rsidP="009E444E">
      <w:pPr>
        <w:pStyle w:val="Bibliography"/>
        <w:ind w:left="0" w:firstLine="0"/>
      </w:pPr>
    </w:p>
    <w:sectPr w:rsidR="002B6180" w:rsidSect="00084144">
      <w:headerReference w:type="even" r:id="rId11"/>
      <w:headerReference w:type="default" r:id="rId12"/>
      <w:headerReference w:type="first" r:id="rId13"/>
      <w:pgSz w:w="12240" w:h="15840"/>
      <w:pgMar w:top="1417" w:right="1417" w:bottom="1134" w:left="1417" w:header="720" w:footer="720" w:gutter="0"/>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59D697" w14:textId="77777777" w:rsidR="00B806D3" w:rsidRDefault="00B806D3">
      <w:pPr>
        <w:spacing w:before="0" w:after="0" w:line="240" w:lineRule="auto"/>
      </w:pPr>
      <w:r>
        <w:separator/>
      </w:r>
    </w:p>
  </w:endnote>
  <w:endnote w:type="continuationSeparator" w:id="0">
    <w:p w14:paraId="3DC8BA3C" w14:textId="77777777" w:rsidR="00B806D3" w:rsidRDefault="00B806D3">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0DF2BA" w14:textId="77777777" w:rsidR="00B806D3" w:rsidRDefault="00B806D3">
      <w:r>
        <w:separator/>
      </w:r>
    </w:p>
  </w:footnote>
  <w:footnote w:type="continuationSeparator" w:id="0">
    <w:p w14:paraId="2BA8169C" w14:textId="77777777" w:rsidR="00B806D3" w:rsidRDefault="00B806D3">
      <w:r>
        <w:continuationSeparator/>
      </w:r>
    </w:p>
  </w:footnote>
  <w:footnote w:id="1">
    <w:p w14:paraId="2CE88C28" w14:textId="7687D0FF" w:rsidR="009716BC" w:rsidRPr="00CA4080" w:rsidRDefault="009716BC">
      <w:pPr>
        <w:pStyle w:val="FootnoteText"/>
        <w:rPr>
          <w:lang w:val="en-GB"/>
        </w:rPr>
      </w:pPr>
      <w:r>
        <w:rPr>
          <w:rStyle w:val="FootnoteReference"/>
        </w:rPr>
        <w:footnoteRef/>
      </w:r>
      <w:r>
        <w:t xml:space="preserve"> </w:t>
      </w:r>
      <w:r w:rsidRPr="009716BC">
        <w:t>Table S</w:t>
      </w:r>
      <w:r w:rsidR="00DB7822">
        <w:t>4</w:t>
      </w:r>
      <w:r w:rsidRPr="009716BC">
        <w:t> in the Supplementary Materials (SM) summarizes the definition, physiological basis, and psychological significance of the three principal acoustic features discussed in this literature.</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509259971"/>
      <w:docPartObj>
        <w:docPartGallery w:val="Page Numbers (Top of Page)"/>
        <w:docPartUnique/>
      </w:docPartObj>
    </w:sdtPr>
    <w:sdtContent>
      <w:p w14:paraId="658FD3E1" w14:textId="77777777" w:rsidR="002119AF" w:rsidRDefault="00000000" w:rsidP="00EE504E">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59C0459D" w14:textId="77777777" w:rsidR="002119AF" w:rsidRDefault="002119AF" w:rsidP="00AF36ED">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922177194"/>
      <w:docPartObj>
        <w:docPartGallery w:val="Page Numbers (Top of Page)"/>
        <w:docPartUnique/>
      </w:docPartObj>
    </w:sdtPr>
    <w:sdtContent>
      <w:p w14:paraId="45CE360D" w14:textId="77777777" w:rsidR="002119AF" w:rsidRDefault="00000000" w:rsidP="00EE504E">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12FC79C6" w14:textId="77777777" w:rsidR="002119AF" w:rsidRPr="00A05772" w:rsidRDefault="00000000" w:rsidP="00693388">
    <w:pPr>
      <w:pStyle w:val="Header"/>
      <w:ind w:right="360"/>
    </w:pPr>
    <w:r>
      <w:t>CONTEXT-DEPENDENT EXPRESSION OF PERSONALITY PATHOLOGY</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389921216"/>
      <w:docPartObj>
        <w:docPartGallery w:val="Page Numbers (Top of Page)"/>
        <w:docPartUnique/>
      </w:docPartObj>
    </w:sdtPr>
    <w:sdtContent>
      <w:p w14:paraId="5BF67FBD" w14:textId="77777777" w:rsidR="002119AF" w:rsidRDefault="00000000" w:rsidP="00DF7CFE">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1A8F6994" w14:textId="76FC45E2" w:rsidR="002119AF" w:rsidRPr="00A05772" w:rsidRDefault="00000000" w:rsidP="00084144">
    <w:pPr>
      <w:pStyle w:val="Header"/>
      <w:ind w:right="360"/>
    </w:pPr>
    <w:r>
      <w:t>CONTEXT-DEPENDENT EXPRESSION OF PERSONALITY PATHOLOGY</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EA454B4C"/>
    <w:multiLevelType w:val="multilevel"/>
    <w:tmpl w:val="9E9C40B6"/>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abstractNum w:abstractNumId="1" w15:restartNumberingAfterBreak="0">
    <w:nsid w:val="FFFFFF7C"/>
    <w:multiLevelType w:val="singleLevel"/>
    <w:tmpl w:val="1994828C"/>
    <w:lvl w:ilvl="0">
      <w:start w:val="1"/>
      <w:numFmt w:val="decimal"/>
      <w:lvlText w:val="%1."/>
      <w:lvlJc w:val="left"/>
      <w:pPr>
        <w:tabs>
          <w:tab w:val="num" w:pos="1492"/>
        </w:tabs>
        <w:ind w:left="1492" w:hanging="360"/>
      </w:pPr>
    </w:lvl>
  </w:abstractNum>
  <w:abstractNum w:abstractNumId="2" w15:restartNumberingAfterBreak="0">
    <w:nsid w:val="FFFFFF7D"/>
    <w:multiLevelType w:val="singleLevel"/>
    <w:tmpl w:val="B2EC9CA4"/>
    <w:lvl w:ilvl="0">
      <w:start w:val="1"/>
      <w:numFmt w:val="decimal"/>
      <w:lvlText w:val="%1."/>
      <w:lvlJc w:val="left"/>
      <w:pPr>
        <w:tabs>
          <w:tab w:val="num" w:pos="1209"/>
        </w:tabs>
        <w:ind w:left="1209" w:hanging="360"/>
      </w:pPr>
    </w:lvl>
  </w:abstractNum>
  <w:abstractNum w:abstractNumId="3" w15:restartNumberingAfterBreak="0">
    <w:nsid w:val="FFFFFF7E"/>
    <w:multiLevelType w:val="singleLevel"/>
    <w:tmpl w:val="AC524346"/>
    <w:lvl w:ilvl="0">
      <w:start w:val="1"/>
      <w:numFmt w:val="decimal"/>
      <w:lvlText w:val="%1."/>
      <w:lvlJc w:val="left"/>
      <w:pPr>
        <w:tabs>
          <w:tab w:val="num" w:pos="926"/>
        </w:tabs>
        <w:ind w:left="926" w:hanging="360"/>
      </w:pPr>
    </w:lvl>
  </w:abstractNum>
  <w:abstractNum w:abstractNumId="4" w15:restartNumberingAfterBreak="0">
    <w:nsid w:val="FFFFFF7F"/>
    <w:multiLevelType w:val="singleLevel"/>
    <w:tmpl w:val="327C1EF2"/>
    <w:lvl w:ilvl="0">
      <w:start w:val="1"/>
      <w:numFmt w:val="decimal"/>
      <w:lvlText w:val="%1."/>
      <w:lvlJc w:val="left"/>
      <w:pPr>
        <w:tabs>
          <w:tab w:val="num" w:pos="643"/>
        </w:tabs>
        <w:ind w:left="643" w:hanging="360"/>
      </w:pPr>
    </w:lvl>
  </w:abstractNum>
  <w:abstractNum w:abstractNumId="5" w15:restartNumberingAfterBreak="0">
    <w:nsid w:val="FFFFFF80"/>
    <w:multiLevelType w:val="singleLevel"/>
    <w:tmpl w:val="7EFC042E"/>
    <w:lvl w:ilvl="0">
      <w:start w:val="1"/>
      <w:numFmt w:val="bullet"/>
      <w:lvlText w:val=""/>
      <w:lvlJc w:val="left"/>
      <w:pPr>
        <w:tabs>
          <w:tab w:val="num" w:pos="1492"/>
        </w:tabs>
        <w:ind w:left="1492" w:hanging="360"/>
      </w:pPr>
      <w:rPr>
        <w:rFonts w:ascii="Symbol" w:hAnsi="Symbol" w:hint="default"/>
      </w:rPr>
    </w:lvl>
  </w:abstractNum>
  <w:abstractNum w:abstractNumId="6" w15:restartNumberingAfterBreak="0">
    <w:nsid w:val="FFFFFF81"/>
    <w:multiLevelType w:val="singleLevel"/>
    <w:tmpl w:val="D2187274"/>
    <w:lvl w:ilvl="0">
      <w:start w:val="1"/>
      <w:numFmt w:val="bullet"/>
      <w:lvlText w:val=""/>
      <w:lvlJc w:val="left"/>
      <w:pPr>
        <w:tabs>
          <w:tab w:val="num" w:pos="1209"/>
        </w:tabs>
        <w:ind w:left="1209" w:hanging="360"/>
      </w:pPr>
      <w:rPr>
        <w:rFonts w:ascii="Symbol" w:hAnsi="Symbol" w:hint="default"/>
      </w:rPr>
    </w:lvl>
  </w:abstractNum>
  <w:abstractNum w:abstractNumId="7" w15:restartNumberingAfterBreak="0">
    <w:nsid w:val="FFFFFF82"/>
    <w:multiLevelType w:val="singleLevel"/>
    <w:tmpl w:val="24C04FB0"/>
    <w:lvl w:ilvl="0">
      <w:start w:val="1"/>
      <w:numFmt w:val="bullet"/>
      <w:lvlText w:val=""/>
      <w:lvlJc w:val="left"/>
      <w:pPr>
        <w:tabs>
          <w:tab w:val="num" w:pos="926"/>
        </w:tabs>
        <w:ind w:left="926" w:hanging="360"/>
      </w:pPr>
      <w:rPr>
        <w:rFonts w:ascii="Symbol" w:hAnsi="Symbol" w:hint="default"/>
      </w:rPr>
    </w:lvl>
  </w:abstractNum>
  <w:abstractNum w:abstractNumId="8" w15:restartNumberingAfterBreak="0">
    <w:nsid w:val="FFFFFF83"/>
    <w:multiLevelType w:val="singleLevel"/>
    <w:tmpl w:val="92566E9E"/>
    <w:lvl w:ilvl="0">
      <w:start w:val="1"/>
      <w:numFmt w:val="bullet"/>
      <w:lvlText w:val=""/>
      <w:lvlJc w:val="left"/>
      <w:pPr>
        <w:tabs>
          <w:tab w:val="num" w:pos="643"/>
        </w:tabs>
        <w:ind w:left="643" w:hanging="360"/>
      </w:pPr>
      <w:rPr>
        <w:rFonts w:ascii="Symbol" w:hAnsi="Symbol" w:hint="default"/>
      </w:rPr>
    </w:lvl>
  </w:abstractNum>
  <w:abstractNum w:abstractNumId="9" w15:restartNumberingAfterBreak="0">
    <w:nsid w:val="FFFFFF88"/>
    <w:multiLevelType w:val="singleLevel"/>
    <w:tmpl w:val="9DF67442"/>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1D1E8ADA"/>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000A990"/>
    <w:multiLevelType w:val="multilevel"/>
    <w:tmpl w:val="A4F4C560"/>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2" w15:restartNumberingAfterBreak="0">
    <w:nsid w:val="0000A991"/>
    <w:multiLevelType w:val="multilevel"/>
    <w:tmpl w:val="A94A0332"/>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13" w15:restartNumberingAfterBreak="0">
    <w:nsid w:val="00A99411"/>
    <w:multiLevelType w:val="multilevel"/>
    <w:tmpl w:val="3CA626B4"/>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14" w15:restartNumberingAfterBreak="0">
    <w:nsid w:val="15A62787"/>
    <w:multiLevelType w:val="multilevel"/>
    <w:tmpl w:val="5E160D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70CD2DE"/>
    <w:multiLevelType w:val="multilevel"/>
    <w:tmpl w:val="9FD2E3F2"/>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16" w15:restartNumberingAfterBreak="0">
    <w:nsid w:val="2C1AE401"/>
    <w:multiLevelType w:val="multilevel"/>
    <w:tmpl w:val="63C869CA"/>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num w:numId="1" w16cid:durableId="1447382891">
    <w:abstractNumId w:val="15"/>
  </w:num>
  <w:num w:numId="2" w16cid:durableId="1440953977">
    <w:abstractNumId w:val="15"/>
  </w:num>
  <w:num w:numId="3" w16cid:durableId="132448712">
    <w:abstractNumId w:val="16"/>
  </w:num>
  <w:num w:numId="4" w16cid:durableId="519008051">
    <w:abstractNumId w:val="1"/>
  </w:num>
  <w:num w:numId="5" w16cid:durableId="490369608">
    <w:abstractNumId w:val="2"/>
  </w:num>
  <w:num w:numId="6" w16cid:durableId="1645961548">
    <w:abstractNumId w:val="3"/>
  </w:num>
  <w:num w:numId="7" w16cid:durableId="1049257039">
    <w:abstractNumId w:val="4"/>
  </w:num>
  <w:num w:numId="8" w16cid:durableId="1596398032">
    <w:abstractNumId w:val="9"/>
  </w:num>
  <w:num w:numId="9" w16cid:durableId="2108573030">
    <w:abstractNumId w:val="5"/>
  </w:num>
  <w:num w:numId="10" w16cid:durableId="1943419723">
    <w:abstractNumId w:val="6"/>
  </w:num>
  <w:num w:numId="11" w16cid:durableId="1778209020">
    <w:abstractNumId w:val="7"/>
  </w:num>
  <w:num w:numId="12" w16cid:durableId="1283532861">
    <w:abstractNumId w:val="8"/>
  </w:num>
  <w:num w:numId="13" w16cid:durableId="1003817590">
    <w:abstractNumId w:val="10"/>
  </w:num>
  <w:num w:numId="14" w16cid:durableId="514996820">
    <w:abstractNumId w:val="16"/>
  </w:num>
  <w:num w:numId="15" w16cid:durableId="1991473280">
    <w:abstractNumId w:val="0"/>
  </w:num>
  <w:num w:numId="16" w16cid:durableId="684017221">
    <w:abstractNumId w:val="0"/>
  </w:num>
  <w:num w:numId="17" w16cid:durableId="64228205">
    <w:abstractNumId w:val="11"/>
  </w:num>
  <w:num w:numId="18" w16cid:durableId="1812012879">
    <w:abstractNumId w:val="12"/>
  </w:num>
  <w:num w:numId="19" w16cid:durableId="498347540">
    <w:abstractNumId w:val="11"/>
  </w:num>
  <w:num w:numId="20" w16cid:durableId="646976277">
    <w:abstractNumId w:val="12"/>
  </w:num>
  <w:num w:numId="21" w16cid:durableId="688684496">
    <w:abstractNumId w:val="11"/>
  </w:num>
  <w:num w:numId="22" w16cid:durableId="944581467">
    <w:abstractNumId w:val="12"/>
  </w:num>
  <w:num w:numId="23" w16cid:durableId="1323660971">
    <w:abstractNumId w:val="11"/>
  </w:num>
  <w:num w:numId="24" w16cid:durableId="209878175">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492568600">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683433146">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58"/>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hyphenationZone w:val="425"/>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6180"/>
    <w:rsid w:val="00010A02"/>
    <w:rsid w:val="00015BBB"/>
    <w:rsid w:val="000351A8"/>
    <w:rsid w:val="00035F61"/>
    <w:rsid w:val="00046EB1"/>
    <w:rsid w:val="0005751B"/>
    <w:rsid w:val="000603B6"/>
    <w:rsid w:val="00097530"/>
    <w:rsid w:val="000C583F"/>
    <w:rsid w:val="000D5EE6"/>
    <w:rsid w:val="00101723"/>
    <w:rsid w:val="001454F4"/>
    <w:rsid w:val="00156929"/>
    <w:rsid w:val="001659AC"/>
    <w:rsid w:val="00172B4E"/>
    <w:rsid w:val="001B054B"/>
    <w:rsid w:val="001D000F"/>
    <w:rsid w:val="001D4B9A"/>
    <w:rsid w:val="001D5FE1"/>
    <w:rsid w:val="001D68CA"/>
    <w:rsid w:val="001E59C5"/>
    <w:rsid w:val="002119AF"/>
    <w:rsid w:val="00215744"/>
    <w:rsid w:val="0022419E"/>
    <w:rsid w:val="00227535"/>
    <w:rsid w:val="00227FEB"/>
    <w:rsid w:val="00256B63"/>
    <w:rsid w:val="00261415"/>
    <w:rsid w:val="002A047E"/>
    <w:rsid w:val="002A1920"/>
    <w:rsid w:val="002A6458"/>
    <w:rsid w:val="002B6180"/>
    <w:rsid w:val="002D5A52"/>
    <w:rsid w:val="002E7141"/>
    <w:rsid w:val="002F2E24"/>
    <w:rsid w:val="002F6AC7"/>
    <w:rsid w:val="003040DA"/>
    <w:rsid w:val="00340C8C"/>
    <w:rsid w:val="00340CC1"/>
    <w:rsid w:val="00347F06"/>
    <w:rsid w:val="003506A6"/>
    <w:rsid w:val="00357670"/>
    <w:rsid w:val="00361E92"/>
    <w:rsid w:val="0036596D"/>
    <w:rsid w:val="00370F75"/>
    <w:rsid w:val="00393222"/>
    <w:rsid w:val="00396E5B"/>
    <w:rsid w:val="003A127E"/>
    <w:rsid w:val="003B01C3"/>
    <w:rsid w:val="003B4579"/>
    <w:rsid w:val="003F7277"/>
    <w:rsid w:val="004140CD"/>
    <w:rsid w:val="00423ED7"/>
    <w:rsid w:val="004246AB"/>
    <w:rsid w:val="004346C5"/>
    <w:rsid w:val="00445C66"/>
    <w:rsid w:val="004666F0"/>
    <w:rsid w:val="0047520D"/>
    <w:rsid w:val="004A49F5"/>
    <w:rsid w:val="004E02DE"/>
    <w:rsid w:val="004E1F0E"/>
    <w:rsid w:val="004E770E"/>
    <w:rsid w:val="004F11CD"/>
    <w:rsid w:val="00504265"/>
    <w:rsid w:val="00507157"/>
    <w:rsid w:val="00517D1B"/>
    <w:rsid w:val="0053127B"/>
    <w:rsid w:val="00533B65"/>
    <w:rsid w:val="00537AB3"/>
    <w:rsid w:val="0056757D"/>
    <w:rsid w:val="00597FEA"/>
    <w:rsid w:val="005A59AD"/>
    <w:rsid w:val="005D0203"/>
    <w:rsid w:val="005F58FB"/>
    <w:rsid w:val="0060302B"/>
    <w:rsid w:val="00606B00"/>
    <w:rsid w:val="00613EBD"/>
    <w:rsid w:val="00620081"/>
    <w:rsid w:val="006254AC"/>
    <w:rsid w:val="006356F3"/>
    <w:rsid w:val="00650315"/>
    <w:rsid w:val="00656C24"/>
    <w:rsid w:val="0066007B"/>
    <w:rsid w:val="006714AD"/>
    <w:rsid w:val="006837F8"/>
    <w:rsid w:val="00687EE9"/>
    <w:rsid w:val="00694B38"/>
    <w:rsid w:val="006A3F0B"/>
    <w:rsid w:val="006B245C"/>
    <w:rsid w:val="006B4640"/>
    <w:rsid w:val="00700AA9"/>
    <w:rsid w:val="00701831"/>
    <w:rsid w:val="00710381"/>
    <w:rsid w:val="00733721"/>
    <w:rsid w:val="0073531A"/>
    <w:rsid w:val="007402A5"/>
    <w:rsid w:val="007743D5"/>
    <w:rsid w:val="00781E9B"/>
    <w:rsid w:val="00791ED3"/>
    <w:rsid w:val="007C369C"/>
    <w:rsid w:val="007C7BF4"/>
    <w:rsid w:val="007F78E9"/>
    <w:rsid w:val="008062ED"/>
    <w:rsid w:val="00813ABF"/>
    <w:rsid w:val="00840E58"/>
    <w:rsid w:val="0084317D"/>
    <w:rsid w:val="0084386D"/>
    <w:rsid w:val="00852A21"/>
    <w:rsid w:val="0089319A"/>
    <w:rsid w:val="008A0051"/>
    <w:rsid w:val="008B534B"/>
    <w:rsid w:val="008C0DAD"/>
    <w:rsid w:val="008D249F"/>
    <w:rsid w:val="00907E49"/>
    <w:rsid w:val="00917776"/>
    <w:rsid w:val="00954FDB"/>
    <w:rsid w:val="009640E1"/>
    <w:rsid w:val="009716BC"/>
    <w:rsid w:val="0098588B"/>
    <w:rsid w:val="009A6D26"/>
    <w:rsid w:val="009B2DFA"/>
    <w:rsid w:val="009C25C2"/>
    <w:rsid w:val="009C2C5A"/>
    <w:rsid w:val="009E444E"/>
    <w:rsid w:val="009E6C2E"/>
    <w:rsid w:val="00A07698"/>
    <w:rsid w:val="00A15DC0"/>
    <w:rsid w:val="00A24D6B"/>
    <w:rsid w:val="00A32DC2"/>
    <w:rsid w:val="00A412A9"/>
    <w:rsid w:val="00A50953"/>
    <w:rsid w:val="00A65ABB"/>
    <w:rsid w:val="00A65D75"/>
    <w:rsid w:val="00A717C0"/>
    <w:rsid w:val="00A95B31"/>
    <w:rsid w:val="00AB0DF8"/>
    <w:rsid w:val="00AB66E5"/>
    <w:rsid w:val="00AC324C"/>
    <w:rsid w:val="00AC7DE7"/>
    <w:rsid w:val="00AD01D9"/>
    <w:rsid w:val="00AD32DE"/>
    <w:rsid w:val="00AF5716"/>
    <w:rsid w:val="00B2233C"/>
    <w:rsid w:val="00B4738F"/>
    <w:rsid w:val="00B57645"/>
    <w:rsid w:val="00B7584E"/>
    <w:rsid w:val="00B806D3"/>
    <w:rsid w:val="00B87AEE"/>
    <w:rsid w:val="00B94CA1"/>
    <w:rsid w:val="00BA3294"/>
    <w:rsid w:val="00BD274E"/>
    <w:rsid w:val="00BE0AE5"/>
    <w:rsid w:val="00BE3EE6"/>
    <w:rsid w:val="00BE4860"/>
    <w:rsid w:val="00C025B9"/>
    <w:rsid w:val="00C2670C"/>
    <w:rsid w:val="00C27EDE"/>
    <w:rsid w:val="00C361A1"/>
    <w:rsid w:val="00C71869"/>
    <w:rsid w:val="00C767F7"/>
    <w:rsid w:val="00C827AE"/>
    <w:rsid w:val="00C85F6B"/>
    <w:rsid w:val="00C92542"/>
    <w:rsid w:val="00CA4080"/>
    <w:rsid w:val="00CB1494"/>
    <w:rsid w:val="00CB2268"/>
    <w:rsid w:val="00CC18E9"/>
    <w:rsid w:val="00CC4A16"/>
    <w:rsid w:val="00CC7A03"/>
    <w:rsid w:val="00CF037A"/>
    <w:rsid w:val="00D11693"/>
    <w:rsid w:val="00D22A98"/>
    <w:rsid w:val="00D3677D"/>
    <w:rsid w:val="00D4503B"/>
    <w:rsid w:val="00D455EF"/>
    <w:rsid w:val="00D85DA6"/>
    <w:rsid w:val="00D96A45"/>
    <w:rsid w:val="00DA408E"/>
    <w:rsid w:val="00DA4E4A"/>
    <w:rsid w:val="00DA6CE0"/>
    <w:rsid w:val="00DB7822"/>
    <w:rsid w:val="00DC5247"/>
    <w:rsid w:val="00DE20E3"/>
    <w:rsid w:val="00DF61D6"/>
    <w:rsid w:val="00E07525"/>
    <w:rsid w:val="00E60A17"/>
    <w:rsid w:val="00EA0CD4"/>
    <w:rsid w:val="00EE40D4"/>
    <w:rsid w:val="00F25B31"/>
    <w:rsid w:val="00F279E1"/>
    <w:rsid w:val="00F31B3C"/>
    <w:rsid w:val="00F3454C"/>
    <w:rsid w:val="00F40FFE"/>
    <w:rsid w:val="00F43B69"/>
    <w:rsid w:val="00F50C2B"/>
    <w:rsid w:val="00F52F0C"/>
    <w:rsid w:val="00F67F74"/>
    <w:rsid w:val="00FC1A27"/>
    <w:rsid w:val="00FD6A5C"/>
    <w:rsid w:val="00FD6B8D"/>
    <w:rsid w:val="00FE4645"/>
    <w:rsid w:val="00FE51E8"/>
    <w:rsid w:val="00FE5CDC"/>
    <w:rsid w:val="00FF2A4B"/>
    <w:rsid w:val="00FF65A0"/>
  </w:rsids>
  <m:mathPr>
    <m:mathFont m:val="Cambria Math"/>
    <m:brkBin m:val="before"/>
    <m:brkBinSub m:val="--"/>
    <m:smallFrac m:val="0"/>
    <m:dispDef m:val="0"/>
    <m:lMargin m:val="0"/>
    <m:rMargin m:val="0"/>
    <m:defJc m:val="centerGroup"/>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F57A9C"/>
  <w15:docId w15:val="{FB3BA34D-7CB1-B748-8F05-E96946D882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heading 6"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3" w:semiHidden="1" w:unhideWhenUsed="1"/>
    <w:lsdException w:name="List Bullet 4"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572FF5"/>
    <w:pPr>
      <w:spacing w:before="120" w:after="240" w:line="480" w:lineRule="auto"/>
    </w:pPr>
    <w:rPr>
      <w:rFonts w:ascii="Times New Roman" w:hAnsi="Times New Roman"/>
    </w:rPr>
  </w:style>
  <w:style w:type="paragraph" w:styleId="Heading1">
    <w:name w:val="heading 1"/>
    <w:basedOn w:val="Normal"/>
    <w:next w:val="BodyText"/>
    <w:uiPriority w:val="9"/>
    <w:qFormat/>
    <w:rsid w:val="00572FF5"/>
    <w:pPr>
      <w:keepNext/>
      <w:keepLines/>
      <w:spacing w:before="480" w:after="0"/>
      <w:jc w:val="center"/>
      <w:outlineLvl w:val="0"/>
    </w:pPr>
    <w:rPr>
      <w:rFonts w:eastAsiaTheme="majorEastAsia" w:cstheme="majorBidi"/>
      <w:b/>
      <w:bCs/>
      <w:szCs w:val="32"/>
    </w:rPr>
  </w:style>
  <w:style w:type="paragraph" w:styleId="Heading2">
    <w:name w:val="heading 2"/>
    <w:basedOn w:val="Heading1"/>
    <w:next w:val="BodyText"/>
    <w:uiPriority w:val="9"/>
    <w:unhideWhenUsed/>
    <w:qFormat/>
    <w:rsid w:val="00AB6A32"/>
    <w:pPr>
      <w:spacing w:before="200"/>
      <w:jc w:val="left"/>
      <w:outlineLvl w:val="1"/>
    </w:pPr>
    <w:rPr>
      <w:bCs w:val="0"/>
    </w:rPr>
  </w:style>
  <w:style w:type="paragraph" w:styleId="Heading3">
    <w:name w:val="heading 3"/>
    <w:basedOn w:val="Heading2"/>
    <w:next w:val="Normal"/>
    <w:uiPriority w:val="9"/>
    <w:unhideWhenUsed/>
    <w:qFormat/>
    <w:rsid w:val="007F2EC5"/>
    <w:pPr>
      <w:framePr w:wrap="around" w:vAnchor="text" w:hAnchor="text" w:y="1"/>
      <w:spacing w:before="0" w:line="240" w:lineRule="auto"/>
      <w:ind w:firstLine="680"/>
      <w:outlineLvl w:val="2"/>
    </w:pPr>
    <w:rPr>
      <w:bCs/>
      <w:szCs w:val="28"/>
    </w:rPr>
  </w:style>
  <w:style w:type="paragraph" w:styleId="Heading4">
    <w:name w:val="heading 4"/>
    <w:basedOn w:val="Heading3"/>
    <w:next w:val="BodyText"/>
    <w:uiPriority w:val="9"/>
    <w:unhideWhenUsed/>
    <w:qFormat/>
    <w:rsid w:val="00F0724A"/>
    <w:pPr>
      <w:framePr w:wrap="around"/>
      <w:outlineLvl w:val="3"/>
    </w:pPr>
    <w:rPr>
      <w:bCs w:val="0"/>
      <w:i/>
    </w:rPr>
  </w:style>
  <w:style w:type="paragraph" w:styleId="Heading5">
    <w:name w:val="heading 5"/>
    <w:basedOn w:val="Heading4"/>
    <w:next w:val="BodyText"/>
    <w:uiPriority w:val="9"/>
    <w:unhideWhenUsed/>
    <w:qFormat/>
    <w:rsid w:val="00F0724A"/>
    <w:pPr>
      <w:framePr w:wrap="around"/>
      <w:outlineLvl w:val="4"/>
    </w:pPr>
    <w:rPr>
      <w:b w:val="0"/>
      <w:iCs/>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rsid w:val="005036C4"/>
    <w:pPr>
      <w:spacing w:before="180"/>
      <w:ind w:firstLine="680"/>
    </w:pPr>
  </w:style>
  <w:style w:type="paragraph" w:customStyle="1" w:styleId="FirstParagraph">
    <w:name w:val="First Paragraph"/>
    <w:basedOn w:val="BodyText"/>
    <w:next w:val="BodyText"/>
    <w:qFormat/>
  </w:style>
  <w:style w:type="paragraph" w:customStyle="1" w:styleId="Compact">
    <w:name w:val="Compact"/>
    <w:basedOn w:val="BodyText"/>
    <w:qFormat/>
    <w:rsid w:val="00AF6DE6"/>
    <w:pPr>
      <w:spacing w:after="180" w:line="240" w:lineRule="auto"/>
      <w:ind w:firstLine="0"/>
    </w:pPr>
  </w:style>
  <w:style w:type="paragraph" w:styleId="Title">
    <w:name w:val="Title"/>
    <w:basedOn w:val="Normal"/>
    <w:next w:val="BodyText"/>
    <w:qFormat/>
    <w:rsid w:val="00186200"/>
    <w:pPr>
      <w:keepNext/>
      <w:keepLines/>
      <w:spacing w:before="2040"/>
      <w:jc w:val="center"/>
    </w:pPr>
    <w:rPr>
      <w:rFonts w:eastAsiaTheme="majorEastAsia" w:cstheme="majorBidi"/>
      <w:bCs/>
      <w:szCs w:val="36"/>
    </w:rPr>
  </w:style>
  <w:style w:type="paragraph" w:styleId="Subtitle">
    <w:name w:val="Subtitle"/>
    <w:basedOn w:val="Title"/>
    <w:next w:val="BodyText"/>
    <w:qFormat/>
    <w:rsid w:val="00572FF5"/>
    <w:pPr>
      <w:spacing w:before="240"/>
    </w:pPr>
    <w:rPr>
      <w:szCs w:val="30"/>
    </w:rPr>
  </w:style>
  <w:style w:type="paragraph" w:customStyle="1" w:styleId="Author">
    <w:name w:val="Author"/>
    <w:basedOn w:val="Title"/>
    <w:next w:val="BodyText"/>
    <w:qFormat/>
    <w:rsid w:val="00CB20D0"/>
    <w:pPr>
      <w:spacing w:before="0"/>
    </w:pPr>
  </w:style>
  <w:style w:type="paragraph" w:styleId="Date">
    <w:name w:val="Date"/>
    <w:next w:val="BodyText"/>
    <w:qFormat/>
    <w:pPr>
      <w:keepNext/>
      <w:keepLines/>
      <w:jc w:val="center"/>
    </w:pPr>
  </w:style>
  <w:style w:type="paragraph" w:customStyle="1" w:styleId="Abstract">
    <w:name w:val="Abstract"/>
    <w:basedOn w:val="Normal"/>
    <w:next w:val="BodyText"/>
    <w:qFormat/>
    <w:rsid w:val="00572FF5"/>
    <w:pPr>
      <w:keepNext/>
      <w:keepLines/>
      <w:spacing w:before="300" w:after="300"/>
    </w:pPr>
    <w:rPr>
      <w:szCs w:val="20"/>
    </w:rPr>
  </w:style>
  <w:style w:type="paragraph" w:styleId="Bibliography">
    <w:name w:val="Bibliography"/>
    <w:aliases w:val="refs"/>
    <w:basedOn w:val="Normal"/>
    <w:qFormat/>
    <w:rsid w:val="00572FF5"/>
    <w:pPr>
      <w:ind w:left="680" w:hanging="680"/>
    </w:pPr>
  </w:style>
  <w:style w:type="paragraph" w:styleId="BlockText">
    <w:name w:val="Block Text"/>
    <w:basedOn w:val="BodyText"/>
    <w:next w:val="BodyText"/>
    <w:uiPriority w:val="9"/>
    <w:unhideWhenUsed/>
    <w:qFormat/>
    <w:pPr>
      <w:spacing w:before="100" w:after="100"/>
    </w:pPr>
    <w:rPr>
      <w:rFonts w:asciiTheme="majorHAnsi" w:eastAsiaTheme="majorEastAsia" w:hAnsiTheme="majorHAnsi" w:cstheme="majorBidi"/>
      <w:bCs/>
      <w:sz w:val="20"/>
      <w:szCs w:val="20"/>
    </w:rPr>
  </w:style>
  <w:style w:type="paragraph" w:styleId="FootnoteText">
    <w:name w:val="footnote text"/>
    <w:basedOn w:val="Normal"/>
    <w:uiPriority w:val="9"/>
    <w:unhideWhenUsed/>
    <w:qFormat/>
    <w:rsid w:val="00925AA9"/>
    <w:pPr>
      <w:suppressLineNumbers/>
      <w:spacing w:before="0"/>
    </w:pPr>
  </w:style>
  <w:style w:type="table" w:customStyle="1" w:styleId="Table">
    <w:name w:val="Table"/>
    <w:basedOn w:val="TableNormal"/>
    <w:uiPriority w:val="99"/>
    <w:rsid w:val="00435F1A"/>
    <w:pPr>
      <w:suppressLineNumbers/>
      <w:spacing w:after="240"/>
    </w:pPr>
    <w:rPr>
      <w:rFonts w:ascii="Times New Roman" w:hAnsi="Times New Roman"/>
    </w:rPr>
    <w:tblPr>
      <w:jc w:val="center"/>
      <w:tblBorders>
        <w:top w:val="single" w:sz="12" w:space="0" w:color="auto"/>
        <w:bottom w:val="single" w:sz="4" w:space="0" w:color="auto"/>
      </w:tblBorders>
    </w:tblPr>
    <w:trPr>
      <w:jc w:val="center"/>
    </w:trPr>
    <w:tcPr>
      <w:vAlign w:val="center"/>
    </w:tcPr>
    <w:tblStylePr w:type="firstRow">
      <w:tblPr/>
      <w:tcPr>
        <w:tcBorders>
          <w:top w:val="single" w:sz="8" w:space="0" w:color="auto"/>
          <w:bottom w:val="single" w:sz="4" w:space="0" w:color="auto"/>
        </w:tcBorders>
      </w:tcPr>
    </w:tblStylePr>
    <w:tblStylePr w:type="lastRow">
      <w:tblPr/>
      <w:tcPr>
        <w:tcBorders>
          <w:bottom w:val="single" w:sz="4" w:space="0" w:color="auto"/>
        </w:tcBorders>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rsid w:val="006E6812"/>
    <w:pPr>
      <w:keepNext/>
      <w:suppressLineNumbers/>
      <w:spacing w:before="240"/>
    </w:pPr>
    <w:rPr>
      <w:i w:val="0"/>
    </w:rPr>
  </w:style>
  <w:style w:type="paragraph" w:customStyle="1" w:styleId="ImageCaption">
    <w:name w:val="Image Caption"/>
    <w:basedOn w:val="Caption"/>
    <w:rsid w:val="009E05DE"/>
    <w:pPr>
      <w:keepLines/>
      <w:suppressLineNumbers/>
      <w:spacing w:after="600"/>
    </w:pPr>
    <w:rPr>
      <w:i w:val="0"/>
    </w:rPr>
  </w:style>
  <w:style w:type="paragraph" w:customStyle="1" w:styleId="Figure">
    <w:name w:val="Figure"/>
    <w:basedOn w:val="Normal"/>
    <w:rsid w:val="003D36D1"/>
    <w:pPr>
      <w:framePr w:wrap="notBeside" w:vAnchor="text" w:hAnchor="text" w:xAlign="center" w:y="1"/>
      <w:suppressLineNumbers/>
      <w:jc w:val="center"/>
    </w:pPr>
  </w:style>
  <w:style w:type="paragraph" w:customStyle="1" w:styleId="CaptionedFigure">
    <w:name w:val="Captioned Figure"/>
    <w:basedOn w:val="Figure"/>
    <w:rsid w:val="003D36D1"/>
    <w:pPr>
      <w:keepNext/>
      <w:framePr w:wrap="notBeside"/>
      <w:spacing w:before="240" w:after="120"/>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rsid w:val="00006D3F"/>
    <w:pPr>
      <w:spacing w:before="240" w:after="240"/>
      <w:outlineLvl w:val="9"/>
    </w:pPr>
    <w:rPr>
      <w:bCs w:val="0"/>
    </w:rPr>
  </w:style>
  <w:style w:type="paragraph" w:customStyle="1" w:styleId="SourceCode">
    <w:name w:val="Source Code"/>
    <w:basedOn w:val="Normal"/>
    <w:link w:val="VerbatimChar"/>
    <w:pPr>
      <w:shd w:val="clear" w:color="auto" w:fill="F8F8F8"/>
      <w:wordWrap w:val="0"/>
    </w:pPr>
  </w:style>
  <w:style w:type="character" w:customStyle="1" w:styleId="KeywordTok">
    <w:name w:val="KeywordTok"/>
    <w:basedOn w:val="VerbatimChar"/>
    <w:rPr>
      <w:rFonts w:ascii="Consolas" w:hAnsi="Consolas"/>
      <w:b/>
      <w:color w:val="204A87"/>
      <w:sz w:val="22"/>
      <w:shd w:val="clear" w:color="auto" w:fill="F8F8F8"/>
    </w:rPr>
  </w:style>
  <w:style w:type="character" w:customStyle="1" w:styleId="DataTypeTok">
    <w:name w:val="DataTypeTok"/>
    <w:basedOn w:val="VerbatimChar"/>
    <w:rPr>
      <w:rFonts w:ascii="Consolas" w:hAnsi="Consolas"/>
      <w:color w:val="204A87"/>
      <w:sz w:val="22"/>
      <w:shd w:val="clear" w:color="auto" w:fill="F8F8F8"/>
    </w:rPr>
  </w:style>
  <w:style w:type="character" w:customStyle="1" w:styleId="DecValTok">
    <w:name w:val="DecValTok"/>
    <w:basedOn w:val="VerbatimChar"/>
    <w:rPr>
      <w:rFonts w:ascii="Consolas" w:hAnsi="Consolas"/>
      <w:color w:val="0000CF"/>
      <w:sz w:val="22"/>
      <w:shd w:val="clear" w:color="auto" w:fill="F8F8F8"/>
    </w:rPr>
  </w:style>
  <w:style w:type="character" w:customStyle="1" w:styleId="BaseNTok">
    <w:name w:val="BaseNTok"/>
    <w:basedOn w:val="VerbatimChar"/>
    <w:rPr>
      <w:rFonts w:ascii="Consolas" w:hAnsi="Consolas"/>
      <w:color w:val="0000CF"/>
      <w:sz w:val="22"/>
      <w:shd w:val="clear" w:color="auto" w:fill="F8F8F8"/>
    </w:rPr>
  </w:style>
  <w:style w:type="character" w:customStyle="1" w:styleId="FloatTok">
    <w:name w:val="FloatTok"/>
    <w:basedOn w:val="VerbatimChar"/>
    <w:rPr>
      <w:rFonts w:ascii="Consolas" w:hAnsi="Consolas"/>
      <w:color w:val="0000CF"/>
      <w:sz w:val="22"/>
      <w:shd w:val="clear" w:color="auto" w:fill="F8F8F8"/>
    </w:rPr>
  </w:style>
  <w:style w:type="character" w:customStyle="1" w:styleId="ConstantTok">
    <w:name w:val="ConstantTok"/>
    <w:basedOn w:val="VerbatimChar"/>
    <w:rPr>
      <w:rFonts w:ascii="Consolas" w:hAnsi="Consolas"/>
      <w:color w:val="000000"/>
      <w:sz w:val="22"/>
      <w:shd w:val="clear" w:color="auto" w:fill="F8F8F8"/>
    </w:rPr>
  </w:style>
  <w:style w:type="character" w:customStyle="1" w:styleId="CharTok">
    <w:name w:val="CharTok"/>
    <w:basedOn w:val="VerbatimChar"/>
    <w:rPr>
      <w:rFonts w:ascii="Consolas" w:hAnsi="Consolas"/>
      <w:color w:val="4E9A06"/>
      <w:sz w:val="22"/>
      <w:shd w:val="clear" w:color="auto" w:fill="F8F8F8"/>
    </w:rPr>
  </w:style>
  <w:style w:type="character" w:customStyle="1" w:styleId="SpecialCharTok">
    <w:name w:val="SpecialCharTok"/>
    <w:basedOn w:val="VerbatimChar"/>
    <w:rPr>
      <w:rFonts w:ascii="Consolas" w:hAnsi="Consolas"/>
      <w:color w:val="000000"/>
      <w:sz w:val="22"/>
      <w:shd w:val="clear" w:color="auto" w:fill="F8F8F8"/>
    </w:rPr>
  </w:style>
  <w:style w:type="character" w:customStyle="1" w:styleId="StringTok">
    <w:name w:val="StringTok"/>
    <w:basedOn w:val="VerbatimChar"/>
    <w:rPr>
      <w:rFonts w:ascii="Consolas" w:hAnsi="Consolas"/>
      <w:color w:val="4E9A06"/>
      <w:sz w:val="22"/>
      <w:shd w:val="clear" w:color="auto" w:fill="F8F8F8"/>
    </w:rPr>
  </w:style>
  <w:style w:type="character" w:customStyle="1" w:styleId="VerbatimStringTok">
    <w:name w:val="VerbatimStringTok"/>
    <w:basedOn w:val="VerbatimChar"/>
    <w:rPr>
      <w:rFonts w:ascii="Consolas" w:hAnsi="Consolas"/>
      <w:color w:val="4E9A06"/>
      <w:sz w:val="22"/>
      <w:shd w:val="clear" w:color="auto" w:fill="F8F8F8"/>
    </w:rPr>
  </w:style>
  <w:style w:type="character" w:customStyle="1" w:styleId="SpecialStringTok">
    <w:name w:val="SpecialStringTok"/>
    <w:basedOn w:val="VerbatimChar"/>
    <w:rPr>
      <w:rFonts w:ascii="Consolas" w:hAnsi="Consolas"/>
      <w:color w:val="4E9A06"/>
      <w:sz w:val="22"/>
      <w:shd w:val="clear" w:color="auto" w:fill="F8F8F8"/>
    </w:rPr>
  </w:style>
  <w:style w:type="character" w:customStyle="1" w:styleId="ImportTok">
    <w:name w:val="ImportTok"/>
    <w:basedOn w:val="VerbatimChar"/>
    <w:rPr>
      <w:rFonts w:ascii="Consolas" w:hAnsi="Consolas"/>
      <w:sz w:val="22"/>
      <w:shd w:val="clear" w:color="auto" w:fill="F8F8F8"/>
    </w:rPr>
  </w:style>
  <w:style w:type="character" w:customStyle="1" w:styleId="CommentTok">
    <w:name w:val="CommentTok"/>
    <w:basedOn w:val="VerbatimChar"/>
    <w:rPr>
      <w:rFonts w:ascii="Consolas" w:hAnsi="Consolas"/>
      <w:i/>
      <w:color w:val="8F5902"/>
      <w:sz w:val="22"/>
      <w:shd w:val="clear" w:color="auto" w:fill="F8F8F8"/>
    </w:rPr>
  </w:style>
  <w:style w:type="character" w:customStyle="1" w:styleId="DocumentationTok">
    <w:name w:val="DocumentationTok"/>
    <w:basedOn w:val="VerbatimChar"/>
    <w:rPr>
      <w:rFonts w:ascii="Consolas" w:hAnsi="Consolas"/>
      <w:b/>
      <w:i/>
      <w:color w:val="8F5902"/>
      <w:sz w:val="22"/>
      <w:shd w:val="clear" w:color="auto" w:fill="F8F8F8"/>
    </w:rPr>
  </w:style>
  <w:style w:type="character" w:customStyle="1" w:styleId="AnnotationTok">
    <w:name w:val="AnnotationTok"/>
    <w:basedOn w:val="VerbatimChar"/>
    <w:rPr>
      <w:rFonts w:ascii="Consolas" w:hAnsi="Consolas"/>
      <w:b/>
      <w:i/>
      <w:color w:val="8F5902"/>
      <w:sz w:val="22"/>
      <w:shd w:val="clear" w:color="auto" w:fill="F8F8F8"/>
    </w:rPr>
  </w:style>
  <w:style w:type="character" w:customStyle="1" w:styleId="CommentVarTok">
    <w:name w:val="CommentVarTok"/>
    <w:basedOn w:val="VerbatimChar"/>
    <w:rPr>
      <w:rFonts w:ascii="Consolas" w:hAnsi="Consolas"/>
      <w:b/>
      <w:i/>
      <w:color w:val="8F5902"/>
      <w:sz w:val="22"/>
      <w:shd w:val="clear" w:color="auto" w:fill="F8F8F8"/>
    </w:rPr>
  </w:style>
  <w:style w:type="character" w:customStyle="1" w:styleId="OtherTok">
    <w:name w:val="OtherTok"/>
    <w:basedOn w:val="VerbatimChar"/>
    <w:rPr>
      <w:rFonts w:ascii="Consolas" w:hAnsi="Consolas"/>
      <w:color w:val="8F5902"/>
      <w:sz w:val="22"/>
      <w:shd w:val="clear" w:color="auto" w:fill="F8F8F8"/>
    </w:rPr>
  </w:style>
  <w:style w:type="character" w:customStyle="1" w:styleId="FunctionTok">
    <w:name w:val="FunctionTok"/>
    <w:basedOn w:val="VerbatimChar"/>
    <w:rPr>
      <w:rFonts w:ascii="Consolas" w:hAnsi="Consolas"/>
      <w:color w:val="000000"/>
      <w:sz w:val="22"/>
      <w:shd w:val="clear" w:color="auto" w:fill="F8F8F8"/>
    </w:rPr>
  </w:style>
  <w:style w:type="character" w:customStyle="1" w:styleId="VariableTok">
    <w:name w:val="VariableTok"/>
    <w:basedOn w:val="VerbatimChar"/>
    <w:rPr>
      <w:rFonts w:ascii="Consolas" w:hAnsi="Consolas"/>
      <w:color w:val="000000"/>
      <w:sz w:val="22"/>
      <w:shd w:val="clear" w:color="auto" w:fill="F8F8F8"/>
    </w:rPr>
  </w:style>
  <w:style w:type="character" w:customStyle="1" w:styleId="ControlFlowTok">
    <w:name w:val="ControlFlowTok"/>
    <w:basedOn w:val="VerbatimChar"/>
    <w:rPr>
      <w:rFonts w:ascii="Consolas" w:hAnsi="Consolas"/>
      <w:b/>
      <w:color w:val="204A87"/>
      <w:sz w:val="22"/>
      <w:shd w:val="clear" w:color="auto" w:fill="F8F8F8"/>
    </w:rPr>
  </w:style>
  <w:style w:type="character" w:customStyle="1" w:styleId="OperatorTok">
    <w:name w:val="OperatorTok"/>
    <w:basedOn w:val="VerbatimChar"/>
    <w:rPr>
      <w:rFonts w:ascii="Consolas" w:hAnsi="Consolas"/>
      <w:b/>
      <w:color w:val="CE5C00"/>
      <w:sz w:val="22"/>
      <w:shd w:val="clear" w:color="auto" w:fill="F8F8F8"/>
    </w:rPr>
  </w:style>
  <w:style w:type="character" w:customStyle="1" w:styleId="BuiltInTok">
    <w:name w:val="BuiltInTok"/>
    <w:basedOn w:val="VerbatimChar"/>
    <w:rPr>
      <w:rFonts w:ascii="Consolas" w:hAnsi="Consolas"/>
      <w:sz w:val="22"/>
      <w:shd w:val="clear" w:color="auto" w:fill="F8F8F8"/>
    </w:rPr>
  </w:style>
  <w:style w:type="character" w:customStyle="1" w:styleId="ExtensionTok">
    <w:name w:val="ExtensionTok"/>
    <w:basedOn w:val="VerbatimChar"/>
    <w:rPr>
      <w:rFonts w:ascii="Consolas" w:hAnsi="Consolas"/>
      <w:sz w:val="22"/>
      <w:shd w:val="clear" w:color="auto" w:fill="F8F8F8"/>
    </w:rPr>
  </w:style>
  <w:style w:type="character" w:customStyle="1" w:styleId="PreprocessorTok">
    <w:name w:val="PreprocessorTok"/>
    <w:basedOn w:val="VerbatimChar"/>
    <w:rPr>
      <w:rFonts w:ascii="Consolas" w:hAnsi="Consolas"/>
      <w:i/>
      <w:color w:val="8F5902"/>
      <w:sz w:val="22"/>
      <w:shd w:val="clear" w:color="auto" w:fill="F8F8F8"/>
    </w:rPr>
  </w:style>
  <w:style w:type="character" w:customStyle="1" w:styleId="AttributeTok">
    <w:name w:val="AttributeTok"/>
    <w:basedOn w:val="VerbatimChar"/>
    <w:rPr>
      <w:rFonts w:ascii="Consolas" w:hAnsi="Consolas"/>
      <w:color w:val="C4A000"/>
      <w:sz w:val="22"/>
      <w:shd w:val="clear" w:color="auto" w:fill="F8F8F8"/>
    </w:rPr>
  </w:style>
  <w:style w:type="character" w:customStyle="1" w:styleId="RegionMarkerTok">
    <w:name w:val="RegionMarkerTok"/>
    <w:basedOn w:val="VerbatimChar"/>
    <w:rPr>
      <w:rFonts w:ascii="Consolas" w:hAnsi="Consolas"/>
      <w:sz w:val="22"/>
      <w:shd w:val="clear" w:color="auto" w:fill="F8F8F8"/>
    </w:rPr>
  </w:style>
  <w:style w:type="character" w:customStyle="1" w:styleId="InformationTok">
    <w:name w:val="InformationTok"/>
    <w:basedOn w:val="VerbatimChar"/>
    <w:rPr>
      <w:rFonts w:ascii="Consolas" w:hAnsi="Consolas"/>
      <w:b/>
      <w:i/>
      <w:color w:val="8F5902"/>
      <w:sz w:val="22"/>
      <w:shd w:val="clear" w:color="auto" w:fill="F8F8F8"/>
    </w:rPr>
  </w:style>
  <w:style w:type="character" w:customStyle="1" w:styleId="WarningTok">
    <w:name w:val="WarningTok"/>
    <w:basedOn w:val="VerbatimChar"/>
    <w:rPr>
      <w:rFonts w:ascii="Consolas" w:hAnsi="Consolas"/>
      <w:b/>
      <w:i/>
      <w:color w:val="8F5902"/>
      <w:sz w:val="22"/>
      <w:shd w:val="clear" w:color="auto" w:fill="F8F8F8"/>
    </w:rPr>
  </w:style>
  <w:style w:type="character" w:customStyle="1" w:styleId="AlertTok">
    <w:name w:val="AlertTok"/>
    <w:basedOn w:val="VerbatimChar"/>
    <w:rPr>
      <w:rFonts w:ascii="Consolas" w:hAnsi="Consolas"/>
      <w:color w:val="EF2929"/>
      <w:sz w:val="22"/>
      <w:shd w:val="clear" w:color="auto" w:fill="F8F8F8"/>
    </w:rPr>
  </w:style>
  <w:style w:type="character" w:customStyle="1" w:styleId="ErrorTok">
    <w:name w:val="ErrorTok"/>
    <w:basedOn w:val="VerbatimChar"/>
    <w:rPr>
      <w:rFonts w:ascii="Consolas" w:hAnsi="Consolas"/>
      <w:b/>
      <w:color w:val="A40000"/>
      <w:sz w:val="22"/>
      <w:shd w:val="clear" w:color="auto" w:fill="F8F8F8"/>
    </w:rPr>
  </w:style>
  <w:style w:type="character" w:customStyle="1" w:styleId="NormalTok">
    <w:name w:val="NormalTok"/>
    <w:basedOn w:val="VerbatimChar"/>
    <w:rPr>
      <w:rFonts w:ascii="Consolas" w:hAnsi="Consolas"/>
      <w:sz w:val="22"/>
      <w:shd w:val="clear" w:color="auto" w:fill="F8F8F8"/>
    </w:rPr>
  </w:style>
  <w:style w:type="paragraph" w:styleId="Header">
    <w:name w:val="header"/>
    <w:basedOn w:val="Normal"/>
    <w:link w:val="HeaderChar"/>
    <w:uiPriority w:val="99"/>
    <w:unhideWhenUsed/>
    <w:rsid w:val="00AF36ED"/>
    <w:pPr>
      <w:tabs>
        <w:tab w:val="center" w:pos="4536"/>
        <w:tab w:val="right" w:pos="9072"/>
      </w:tabs>
      <w:spacing w:after="0"/>
    </w:pPr>
  </w:style>
  <w:style w:type="character" w:customStyle="1" w:styleId="HeaderChar">
    <w:name w:val="Header Char"/>
    <w:basedOn w:val="DefaultParagraphFont"/>
    <w:link w:val="Header"/>
    <w:uiPriority w:val="99"/>
    <w:rsid w:val="00AF36ED"/>
  </w:style>
  <w:style w:type="paragraph" w:styleId="Footer">
    <w:name w:val="footer"/>
    <w:basedOn w:val="Normal"/>
    <w:link w:val="FooterChar"/>
    <w:unhideWhenUsed/>
    <w:rsid w:val="00AF36ED"/>
    <w:pPr>
      <w:tabs>
        <w:tab w:val="center" w:pos="4536"/>
        <w:tab w:val="right" w:pos="9072"/>
      </w:tabs>
      <w:spacing w:after="0"/>
    </w:pPr>
  </w:style>
  <w:style w:type="character" w:customStyle="1" w:styleId="FooterChar">
    <w:name w:val="Footer Char"/>
    <w:basedOn w:val="DefaultParagraphFont"/>
    <w:link w:val="Footer"/>
    <w:rsid w:val="00AF36ED"/>
  </w:style>
  <w:style w:type="character" w:styleId="PageNumber">
    <w:name w:val="page number"/>
    <w:basedOn w:val="DefaultParagraphFont"/>
    <w:semiHidden/>
    <w:unhideWhenUsed/>
    <w:rsid w:val="00AF36ED"/>
  </w:style>
  <w:style w:type="paragraph" w:customStyle="1" w:styleId="h1-pagebreak">
    <w:name w:val="h1-pagebreak"/>
    <w:basedOn w:val="Heading1"/>
    <w:qFormat/>
    <w:rsid w:val="00DD5581"/>
    <w:pPr>
      <w:pageBreakBefore/>
    </w:pPr>
    <w:rPr>
      <w:b w:val="0"/>
    </w:rPr>
  </w:style>
  <w:style w:type="character" w:customStyle="1" w:styleId="BodyTextChar">
    <w:name w:val="Body Text Char"/>
    <w:basedOn w:val="DefaultParagraphFont"/>
    <w:link w:val="BodyText"/>
    <w:rsid w:val="005036C4"/>
    <w:rPr>
      <w:rFonts w:ascii="Times New Roman" w:hAnsi="Times New Roman"/>
    </w:rPr>
  </w:style>
  <w:style w:type="table" w:styleId="TableGrid">
    <w:name w:val="Table Grid"/>
    <w:basedOn w:val="TableNormal"/>
    <w:rsid w:val="00006D3F"/>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1Light">
    <w:name w:val="Grid Table 1 Light"/>
    <w:basedOn w:val="TableNormal"/>
    <w:rsid w:val="00006D3F"/>
    <w:pPr>
      <w:spacing w:after="0"/>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PlainTable2">
    <w:name w:val="Plain Table 2"/>
    <w:basedOn w:val="TableNormal"/>
    <w:rsid w:val="00006D3F"/>
    <w:pPr>
      <w:spacing w:after="0"/>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1">
    <w:name w:val="Plain Table 1"/>
    <w:basedOn w:val="TableNormal"/>
    <w:rsid w:val="00006D3F"/>
    <w:pPr>
      <w:spacing w:after="0"/>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BookTitle">
    <w:name w:val="Book Title"/>
    <w:basedOn w:val="DefaultParagraphFont"/>
    <w:rsid w:val="00F14702"/>
    <w:rPr>
      <w:b/>
      <w:bCs/>
      <w:i/>
      <w:iCs/>
      <w:spacing w:val="5"/>
    </w:rPr>
  </w:style>
  <w:style w:type="paragraph" w:customStyle="1" w:styleId="h1-titlepage">
    <w:name w:val="h1-titlepage"/>
    <w:basedOn w:val="h1-pagebreak"/>
    <w:qFormat/>
    <w:rsid w:val="00A05772"/>
    <w:rPr>
      <w:b/>
    </w:rPr>
  </w:style>
  <w:style w:type="paragraph" w:customStyle="1" w:styleId="table-note">
    <w:name w:val="table-note"/>
    <w:basedOn w:val="Compact"/>
    <w:qFormat/>
    <w:rsid w:val="003D36D1"/>
    <w:pPr>
      <w:suppressLineNumbers/>
    </w:pPr>
  </w:style>
  <w:style w:type="character" w:styleId="LineNumber">
    <w:name w:val="line number"/>
    <w:basedOn w:val="DefaultParagraphFont"/>
    <w:semiHidden/>
    <w:unhideWhenUsed/>
    <w:rsid w:val="003D36D1"/>
  </w:style>
  <w:style w:type="paragraph" w:customStyle="1" w:styleId="authornote">
    <w:name w:val="authornote"/>
    <w:basedOn w:val="BodyText"/>
    <w:qFormat/>
    <w:rsid w:val="00EB1F7E"/>
    <w:pPr>
      <w:framePr w:wrap="notBeside" w:hAnchor="text" w:yAlign="bottom"/>
    </w:pPr>
  </w:style>
  <w:style w:type="paragraph" w:customStyle="1" w:styleId="authornote-title">
    <w:name w:val="authornote-title"/>
    <w:basedOn w:val="Author"/>
    <w:qFormat/>
    <w:rsid w:val="00EB1F7E"/>
    <w:pPr>
      <w:framePr w:wrap="notBeside" w:hAnchor="text" w:yAlign="bottom"/>
    </w:pPr>
  </w:style>
  <w:style w:type="character" w:customStyle="1" w:styleId="apple-converted-space">
    <w:name w:val="apple-converted-space"/>
    <w:basedOn w:val="DefaultParagraphFont"/>
    <w:rsid w:val="009E444E"/>
  </w:style>
  <w:style w:type="character" w:styleId="UnresolvedMention">
    <w:name w:val="Unresolved Mention"/>
    <w:basedOn w:val="DefaultParagraphFont"/>
    <w:uiPriority w:val="99"/>
    <w:semiHidden/>
    <w:unhideWhenUsed/>
    <w:rsid w:val="002D5A52"/>
    <w:rPr>
      <w:color w:val="605E5C"/>
      <w:shd w:val="clear" w:color="auto" w:fill="E1DFDD"/>
    </w:rPr>
  </w:style>
  <w:style w:type="character" w:styleId="FollowedHyperlink">
    <w:name w:val="FollowedHyperlink"/>
    <w:basedOn w:val="DefaultParagraphFont"/>
    <w:semiHidden/>
    <w:unhideWhenUsed/>
    <w:rsid w:val="00C27EDE"/>
    <w:rPr>
      <w:color w:val="800080" w:themeColor="followedHyperlink"/>
      <w:u w:val="single"/>
    </w:rPr>
  </w:style>
  <w:style w:type="paragraph" w:styleId="NormalWeb">
    <w:name w:val="Normal (Web)"/>
    <w:basedOn w:val="Normal"/>
    <w:uiPriority w:val="99"/>
    <w:unhideWhenUsed/>
    <w:rsid w:val="00DC5247"/>
    <w:pPr>
      <w:spacing w:before="100" w:beforeAutospacing="1" w:after="100" w:afterAutospacing="1" w:line="240" w:lineRule="auto"/>
    </w:pPr>
    <w:rPr>
      <w:rFonts w:eastAsia="Times New Roman" w:cs="Times New Roman"/>
      <w:lang w:val="it-IT" w:eastAsia="it-IT"/>
    </w:rPr>
  </w:style>
  <w:style w:type="character" w:styleId="Strong">
    <w:name w:val="Strong"/>
    <w:basedOn w:val="DefaultParagraphFont"/>
    <w:uiPriority w:val="22"/>
    <w:qFormat/>
    <w:rsid w:val="00DC524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Relationships xmlns="http://schemas.openxmlformats.org/package/2006/relationships"><Relationship Id="rId8" Type="http://schemas.openxmlformats.org/officeDocument/2006/relationships/hyperlink" Target="https://osf.io/cfasv/overview?view_only=871dcb5155b04b3ba17bc74c82e5cfb1" TargetMode="External"/><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https://psycnet.apa.org/doi/10.1037/emo0001598" TargetMode="External"/><Relationship Id="rId4" Type="http://schemas.openxmlformats.org/officeDocument/2006/relationships/settings" Target="settings.xml"/><Relationship Id="rId9" Type="http://schemas.openxmlformats.org/officeDocument/2006/relationships/hyperlink" Target="https://www.psychiatry.org/getmedia/594673a6-1b9b-4298-8b52-c4c652c4a4e2/APA-DSM5TR-ThePersonalityInventoryForDSM5FullVersionAdult.pdf"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B6EFB3D-892F-D441-AC45-D2FB435D982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37</Pages>
  <Words>9663</Words>
  <Characters>55084</Characters>
  <Application>Microsoft Office Word</Application>
  <DocSecurity>0</DocSecurity>
  <Lines>459</Lines>
  <Paragraphs>129</Paragraphs>
  <ScaleCrop>false</ScaleCrop>
  <HeadingPairs>
    <vt:vector size="6" baseType="variant">
      <vt:variant>
        <vt:lpstr>Title</vt:lpstr>
      </vt:variant>
      <vt:variant>
        <vt:i4>1</vt:i4>
      </vt:variant>
      <vt:variant>
        <vt:lpstr>Titolo</vt:lpstr>
      </vt:variant>
      <vt:variant>
        <vt:i4>1</vt:i4>
      </vt:variant>
      <vt:variant>
        <vt:lpstr>Titel</vt:lpstr>
      </vt:variant>
      <vt:variant>
        <vt:i4>1</vt:i4>
      </vt:variant>
    </vt:vector>
  </HeadingPairs>
  <TitlesOfParts>
    <vt:vector size="3" baseType="lpstr">
      <vt:lpstr>Quantitative Voice Analysis Reveals Context-Dependent Expression of Personality Pathology: A Bayesian Multilevel Ambulatory Assessment Study</vt:lpstr>
      <vt:lpstr>Quantitative Voice Analysis Reveals Context-Dependent Expression of Personality Pathology: A Bayesian Multilevel Ambulatory Assessment Study</vt:lpstr>
      <vt:lpstr>Distorted estimates of implicit and explicit learning in applications of the process-dissociation procedure to the SRT task</vt:lpstr>
    </vt:vector>
  </TitlesOfParts>
  <Manager/>
  <Company/>
  <LinksUpToDate>false</LinksUpToDate>
  <CharactersWithSpaces>64618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Quantitative Voice Analysis Reveals Context-Dependent Expression of Personality Pathology: A Bayesian Multilevel Ambulatory Assessment Study</dc:title>
  <dc:creator>Corrado Caudek</dc:creator>
  <cp:keywords/>
  <cp:lastModifiedBy>Corrado Caudek</cp:lastModifiedBy>
  <cp:revision>3</cp:revision>
  <dcterms:created xsi:type="dcterms:W3CDTF">2026-06-13T09:13:00Z</dcterms:created>
  <dcterms:modified xsi:type="dcterms:W3CDTF">2026-06-13T09:21:00Z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ffiliation">
    <vt:lpwstr/>
  </property>
  <property fmtid="{D5CDD505-2E9C-101B-9397-08002B2CF9AE}" pid="3" name="authornote">
    <vt:lpwstr>Add complete departmental affiliations for each author here. Each new line herein must be indented, like this line.Enter author note here.</vt:lpwstr>
  </property>
  <property fmtid="{D5CDD505-2E9C-101B-9397-08002B2CF9AE}" pid="4" name="bibliography">
    <vt:lpwstr>voice-references.bib</vt:lpwstr>
  </property>
  <property fmtid="{D5CDD505-2E9C-101B-9397-08002B2CF9AE}" pid="5" name="classoption">
    <vt:lpwstr>man</vt:lpwstr>
  </property>
  <property fmtid="{D5CDD505-2E9C-101B-9397-08002B2CF9AE}" pid="6" name="csl">
    <vt:lpwstr>/Library/Frameworks/R.framework/Versions/4.4-arm64/Resources/library/papaja/rmd/apa6.csl</vt:lpwstr>
  </property>
  <property fmtid="{D5CDD505-2E9C-101B-9397-08002B2CF9AE}" pid="7" name="draft">
    <vt:lpwstr>False</vt:lpwstr>
  </property>
  <property fmtid="{D5CDD505-2E9C-101B-9397-08002B2CF9AE}" pid="8" name="figurelist">
    <vt:lpwstr>False</vt:lpwstr>
  </property>
  <property fmtid="{D5CDD505-2E9C-101B-9397-08002B2CF9AE}" pid="9" name="floatsintext">
    <vt:lpwstr>False</vt:lpwstr>
  </property>
  <property fmtid="{D5CDD505-2E9C-101B-9397-08002B2CF9AE}" pid="10" name="footnotelist">
    <vt:lpwstr>False</vt:lpwstr>
  </property>
  <property fmtid="{D5CDD505-2E9C-101B-9397-08002B2CF9AE}" pid="11" name="header-includes">
    <vt:lpwstr/>
  </property>
  <property fmtid="{D5CDD505-2E9C-101B-9397-08002B2CF9AE}" pid="12" name="linenumbers">
    <vt:lpwstr>False</vt:lpwstr>
  </property>
  <property fmtid="{D5CDD505-2E9C-101B-9397-08002B2CF9AE}" pid="13" name="mask">
    <vt:lpwstr>False</vt:lpwstr>
  </property>
  <property fmtid="{D5CDD505-2E9C-101B-9397-08002B2CF9AE}" pid="14" name="output">
    <vt:lpwstr/>
  </property>
  <property fmtid="{D5CDD505-2E9C-101B-9397-08002B2CF9AE}" pid="15" name="shorttitle">
    <vt:lpwstr>Context-Dependent Expression of Personality Pathology</vt:lpwstr>
  </property>
  <property fmtid="{D5CDD505-2E9C-101B-9397-08002B2CF9AE}" pid="16" name="tablelist">
    <vt:lpwstr>False</vt:lpwstr>
  </property>
  <property fmtid="{D5CDD505-2E9C-101B-9397-08002B2CF9AE}" pid="17" name="wordcount">
    <vt:lpwstr>X</vt:lpwstr>
  </property>
</Properties>
</file>