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2CFF" w14:textId="77777777" w:rsidR="002B6180" w:rsidRPr="004666F0" w:rsidRDefault="00000000" w:rsidP="00D9661C">
      <w:pPr>
        <w:pStyle w:val="h1-pagebreak"/>
        <w:ind w:left="720" w:hanging="720"/>
        <w:rPr>
          <w:b/>
          <w:bCs w:val="0"/>
        </w:rPr>
      </w:pPr>
      <w:r>
        <w:rPr>
          <w:b/>
          <w:bCs w:val="0"/>
        </w:rPr>
        <w:t>Abstract</w:t>
      </w:r>
    </w:p>
    <w:p w14:paraId="2E6FE3DE"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15857C17"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3CF639ED"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4D18FC15" w14:textId="77777777" w:rsidR="002B6180" w:rsidRDefault="00000000">
      <w:pPr>
        <w:pStyle w:val="Heading1"/>
      </w:pPr>
      <w:bookmarkStart w:id="4" w:name="introduction"/>
      <w:r>
        <w:t>Introduction</w:t>
      </w:r>
    </w:p>
    <w:p w14:paraId="528B9A4E"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50AB72A9"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5C5A8C71"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18CABD18"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34C506BB"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059FF294"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6429C58C"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318C6506"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720C76DC" w14:textId="77777777"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6338D466"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16393E4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2D16C884"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E17358F" w14:textId="77777777" w:rsidR="002B6180" w:rsidRDefault="00000000">
      <w:pPr>
        <w:pStyle w:val="Heading1"/>
      </w:pPr>
      <w:bookmarkStart w:id="5" w:name="methods"/>
      <w:bookmarkEnd w:id="4"/>
      <w:r>
        <w:t>Methods</w:t>
      </w:r>
    </w:p>
    <w:p w14:paraId="3B6EA556" w14:textId="77777777" w:rsidR="002B6180" w:rsidRDefault="00000000">
      <w:pPr>
        <w:pStyle w:val="Heading2"/>
      </w:pPr>
      <w:bookmarkStart w:id="6" w:name="participants"/>
      <w:r>
        <w:t>Participants</w:t>
      </w:r>
    </w:p>
    <w:p w14:paraId="1EC9ADC9"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3A1CADD2"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r>
      <w:r>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7" w:name="design-and-procedure"/>
      <w:bookmarkEnd w:id="6"/>
    </w:p>
    <w:p w14:paraId="794514CC" w14:textId="77777777" w:rsidR="008062ED" w:rsidRPr="00CA4080" w:rsidRDefault="008062ED" w:rsidP="008062ED">
      <w:pPr>
        <w:pStyle w:val="BodyText"/>
        <w:ind w:firstLine="0"/>
        <w:rPr>
          <w:lang w:val="en-GB"/>
        </w:rPr>
      </w:pPr>
      <w:r>
        <w:rPr>
          <w:b/>
          <w:bCs/>
          <w:lang w:val="en-GB"/>
        </w:rPr>
        <w:t>Design and Procedure</w:t>
      </w:r>
    </w:p>
    <w:p w14:paraId="6A3BC932"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12A2835F"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7F967ED1"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4B8C17A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58753C83"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lastRenderedPageBreak/>
        <w:t>momentary assessments (EMA) via smartphone application, yielding an average of 27.0 EMA observations per participant (range: 12–31). The study was not preregistered.</w:t>
      </w:r>
    </w:p>
    <w:p w14:paraId="249F4050" w14:textId="77777777" w:rsidR="002B6180" w:rsidRDefault="00000000" w:rsidP="00AC7DE7">
      <w:pPr>
        <w:pStyle w:val="Heading2"/>
      </w:pPr>
      <w:bookmarkStart w:id="8" w:name="measures"/>
      <w:bookmarkEnd w:id="7"/>
      <w:r>
        <w:t>Measures</w:t>
      </w:r>
    </w:p>
    <w:p w14:paraId="0C7304EC"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33908CA1" w14:textId="77777777" w:rsidR="002B6180" w:rsidRDefault="00000000" w:rsidP="00AC7DE7">
      <w:pPr>
        <w:pStyle w:val="FirstParagraph"/>
      </w:pPr>
      <w:bookmarkStart w:id="9"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4B6FCD7C"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1B2AF573"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A1709BA"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0DD1351"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7C3ACFBB" w14:textId="77777777" w:rsidR="00F40FFE" w:rsidRDefault="00F40FFE" w:rsidP="00CB1494">
      <w:pPr>
        <w:pStyle w:val="Heading3"/>
        <w:framePr w:wrap="auto" w:vAnchor="margin" w:yAlign="inline"/>
        <w:spacing w:line="480" w:lineRule="auto"/>
        <w:ind w:firstLine="0"/>
        <w:rPr>
          <w:i/>
          <w:iCs/>
        </w:rPr>
      </w:pPr>
      <w:r>
        <w:rPr>
          <w:i/>
          <w:iCs/>
        </w:rPr>
        <w:t>Voice Recordings</w:t>
      </w:r>
    </w:p>
    <w:p w14:paraId="774039CF"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p w14:paraId="75F6A438" w14:textId="77777777" w:rsidR="002B6180" w:rsidRDefault="00000000" w:rsidP="00F40FFE">
      <w:pPr>
        <w:pStyle w:val="BodyText"/>
      </w:pPr>
      <w:bookmarkStart w:id="10" w:name="voice-recordings"/>
      <w:bookmarkEnd w:id="9"/>
      <w:r>
        <w:rPr>
          <w:b/>
          <w:bCs/>
        </w:rPr>
        <w:t>Stimuli.</w:t>
      </w:r>
      <w:r>
        <w:t xml:space="preserve"> The recording protocol included the following tasks: </w:t>
      </w:r>
    </w:p>
    <w:p w14:paraId="1206F973" w14:textId="77777777"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09C630E" w14:textId="77777777" w:rsidR="002B6180" w:rsidRDefault="00000000" w:rsidP="00F40FFE">
      <w:pPr>
        <w:pStyle w:val="Compact"/>
        <w:numPr>
          <w:ilvl w:val="0"/>
          <w:numId w:val="25"/>
        </w:numPr>
        <w:spacing w:line="480" w:lineRule="auto"/>
      </w:pPr>
      <w:r>
        <w:t>A coarticulation task consisting of counting aloud from 1 to 10 in Italian.</w:t>
      </w:r>
    </w:p>
    <w:p w14:paraId="7A90E55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23BBA2A9" w14:textId="77777777" w:rsidR="009A6D26" w:rsidRPr="009A6D26" w:rsidRDefault="00F40FFE" w:rsidP="009A6D26">
      <w:pPr>
        <w:pStyle w:val="Heading3"/>
        <w:framePr w:wrap="auto" w:vAnchor="margin" w:yAlign="inline"/>
        <w:spacing w:line="480" w:lineRule="auto"/>
        <w:rPr>
          <w:b w:val="0"/>
          <w:bCs w:val="0"/>
        </w:rPr>
      </w:pPr>
      <w:bookmarkStart w:id="11" w:name="acoustic-feature-extraction"/>
      <w:bookmarkEnd w:id="10"/>
      <w:r>
        <w:t xml:space="preserve">Acoustic Feature Extraction. </w:t>
      </w:r>
      <w:r>
        <w:rPr>
          <w:b w:val="0"/>
          <w:bCs w:val="0"/>
        </w:rPr>
        <w:t>Acoustic features were extracted from traditional phonatory parameters derived from sustained vowel phonations. Although the recording protocol also included connected speech tasks (counting and a standardized sentence), the present analyses focused exclusively on sustained vowel productions. Sustained vowels provide a quasi-stationary signal that allows reliable extraction of cycle-to-cycle perturbation measures (jitter, shimmer) and noise parameters, minimizing confounds introduced by articulatory transitions and prosodic variation (Titze, 1994). Analyses of the connected speech samples are planned for future work.</w:t>
      </w:r>
      <w:r>
        <w:rPr>
          <w:color w:val="EE0000"/>
        </w:rPr>
        <w:t xml:space="preserve"> From the sustained vowels we also extracted jitter and shimmer; these were not analyzed here, as F0 and NNE were specified a priori as the focal pitch and voice-quality indices.</w:t>
      </w:r>
    </w:p>
    <w:p w14:paraId="705BF5B3"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12EDB8BC"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w:t>
      </w:r>
      <w:r>
        <w:lastRenderedPageBreak/>
        <w:t>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44D4BC91"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3052F053"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w:t>
      </w:r>
      <w:r>
        <w:lastRenderedPageBreak/>
        <w:t>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78DA7E56" w14:textId="77777777" w:rsidR="00EE40D4" w:rsidRDefault="00EE40D4" w:rsidP="00EE40D4">
      <w:pPr>
        <w:pStyle w:val="Heading2"/>
      </w:pPr>
      <w:r>
        <w:t>Data Quality</w:t>
      </w:r>
    </w:p>
    <w:p w14:paraId="712D8F71" w14:textId="77777777" w:rsidR="002B6180" w:rsidRDefault="00EE40D4" w:rsidP="00EE40D4">
      <w:pPr>
        <w:pStyle w:val="BodyText"/>
      </w:pPr>
      <w:r>
        <w:rPr>
          <w:b/>
          <w:bCs/>
        </w:rPr>
        <w:t xml:space="preserve">EMA Compliance and Quality Control. </w:t>
      </w:r>
      <w:r>
        <w:t>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w:t>
      </w:r>
      <w:bookmarkStart w:id="12" w:name="data-quality"/>
      <w:bookmarkStart w:id="13" w:name="ema-compliance-and-quality-control"/>
      <w:bookmarkEnd w:id="8"/>
      <w:bookmarkEnd w:id="11"/>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7BE4D8F5" w14:textId="77777777" w:rsidR="002B6180" w:rsidRDefault="00000000" w:rsidP="004E02DE">
      <w:pPr>
        <w:pStyle w:val="Heading2"/>
      </w:pPr>
      <w:bookmarkStart w:id="14" w:name="convergent-validity-of-ema-measures"/>
      <w:bookmarkEnd w:id="12"/>
      <w:bookmarkEnd w:id="13"/>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15643966" w14:textId="77777777" w:rsidR="002B6180" w:rsidRDefault="00000000">
      <w:pPr>
        <w:pStyle w:val="Heading2"/>
      </w:pPr>
      <w:bookmarkStart w:id="15" w:name="statistical-analysis"/>
      <w:bookmarkEnd w:id="14"/>
      <w:r>
        <w:t>Statistical Analysis</w:t>
      </w:r>
    </w:p>
    <w:p w14:paraId="40FAC46A" w14:textId="77777777"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6F4DDF7C" w14:textId="77777777" w:rsidR="002B6180" w:rsidRDefault="00000000">
      <w:pPr>
        <w:pStyle w:val="BodyText"/>
      </w:pPr>
      <w:r>
        <w:lastRenderedPageBreak/>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1983951B" w14:textId="77777777"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67FBE66D"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For models with convergence difficulties, we increased iterations or simplified random effects structures.</w:t>
      </w:r>
    </w:p>
    <w:p w14:paraId="45C3D796"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0532763B"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BEE55A6"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0158C58F"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459FA2FD"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183CABEA" w14:textId="77777777" w:rsidR="00F50C2B" w:rsidRPr="00F25B31" w:rsidRDefault="00F50C2B" w:rsidP="00F50C2B">
      <w:pPr>
        <w:spacing w:line="360" w:lineRule="auto"/>
        <w:rPr>
          <w:color w:val="EE0000"/>
        </w:rPr>
      </w:pPr>
      <w:r>
        <w:rPr>
          <w:color w:val="EE0000"/>
        </w:rPr>
        <w:t>certainty, not as a threshold to be crossed; it is a probability statement about the</w:t>
      </w:r>
    </w:p>
    <w:p w14:paraId="6A9BF371"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7BD7222B" w14:textId="77777777" w:rsidR="00F50C2B" w:rsidRPr="00F25B31" w:rsidRDefault="00F50C2B" w:rsidP="00F50C2B">
      <w:pPr>
        <w:spacing w:line="360" w:lineRule="auto"/>
        <w:rPr>
          <w:color w:val="EE0000"/>
        </w:rPr>
      </w:pPr>
      <w:r>
        <w:rPr>
          <w:color w:val="EE0000"/>
        </w:rPr>
        <w:lastRenderedPageBreak/>
        <w:t xml:space="preserve">credible interval summarizes uncertainty about the </w:t>
      </w:r>
      <w:r>
        <w:rPr>
          <w:i/>
          <w:iCs/>
          <w:color w:val="EE0000"/>
        </w:rPr>
        <w:t>magnitude</w:t>
      </w:r>
      <w:r>
        <w:rPr>
          <w:color w:val="EE0000"/>
        </w:rPr>
        <w:t xml:space="preserve"> of an effect and is not used</w:t>
      </w:r>
    </w:p>
    <w:p w14:paraId="0746CFF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2A44836"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33731C88" w14:textId="77777777" w:rsidR="00F50C2B" w:rsidRPr="00F25B31" w:rsidRDefault="00F50C2B" w:rsidP="00F50C2B">
      <w:pPr>
        <w:spacing w:line="360" w:lineRule="auto"/>
        <w:rPr>
          <w:color w:val="EE0000"/>
        </w:rPr>
      </w:pPr>
      <w:r>
        <w:rPr>
          <w:color w:val="EE0000"/>
        </w:rPr>
        <w:t>the overall pattern of directional evidence across parameters rather than the status of any</w:t>
      </w:r>
    </w:p>
    <w:p w14:paraId="621A49DF"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2590E042"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41F7FB33"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616CA858" w14:textId="77777777" w:rsidR="00BE3EE6" w:rsidRPr="00F25B31" w:rsidRDefault="00F50C2B" w:rsidP="00F50C2B">
      <w:pPr>
        <w:spacing w:line="360" w:lineRule="auto"/>
        <w:rPr>
          <w:color w:val="EE0000"/>
        </w:rPr>
      </w:pPr>
      <w:r>
        <w:rPr>
          <w:color w:val="EE0000"/>
        </w:rPr>
        <w:t>in the Supplement.</w:t>
      </w:r>
    </w:p>
    <w:p w14:paraId="2083297D" w14:textId="77777777" w:rsidR="00FD3D66" w:rsidRDefault="00000000" w:rsidP="00381224">
      <w:pPr>
        <w:spacing w:line="360" w:lineRule="auto"/>
        <w:ind w:firstLine="680"/>
        <w:rPr>
          <w:color w:val="EE0000"/>
        </w:rPr>
      </w:pPr>
      <w:r>
        <w:rPr>
          <w:color w:val="EE0000"/>
        </w:rPr>
        <w:t>To address concerns about multiplicity in this many-parameter setting, we relied on partial pooling and weakly informative, regularizing priors on the moderation coefficients, which shrink estimates toward zero and provide the Bayesian counterpart to error-rate control; for the multivariate connected-speech analysis we used an omnibus test rather than coefficient-wise testing.</w:t>
      </w:r>
    </w:p>
    <w:p w14:paraId="62DB5B01"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8" w:history="1">
        <w:r>
          <w:rPr>
            <w:rStyle w:val="Hyperlink"/>
            <w:b w:val="0"/>
            <w:bCs w:val="0"/>
          </w:rPr>
          <w:t>https://osf.io/cfasv/overview?view_only=871dcb5155b04b3ba17bc74c82e5cfb1</w:t>
        </w:r>
      </w:hyperlink>
      <w:r>
        <w:rPr>
          <w:b w:val="0"/>
          <w:bCs w:val="0"/>
        </w:rPr>
        <w:t xml:space="preserve">.  </w:t>
      </w:r>
    </w:p>
    <w:p w14:paraId="143F10DB" w14:textId="77777777" w:rsidR="002B6180" w:rsidRDefault="00000000" w:rsidP="00F50C2B">
      <w:pPr>
        <w:pStyle w:val="Heading1"/>
        <w:spacing w:line="360" w:lineRule="auto"/>
      </w:pPr>
      <w:bookmarkStart w:id="16" w:name="results"/>
      <w:bookmarkEnd w:id="5"/>
      <w:bookmarkEnd w:id="15"/>
      <w:r>
        <w:t>Results</w:t>
      </w:r>
    </w:p>
    <w:p w14:paraId="52764CB7" w14:textId="77777777" w:rsidR="002B6180" w:rsidRDefault="00000000" w:rsidP="00F50C2B">
      <w:pPr>
        <w:pStyle w:val="Heading2"/>
        <w:spacing w:line="360" w:lineRule="auto"/>
      </w:pPr>
      <w:bookmarkStart w:id="17" w:name="Xdede64faa58003e134696d27a9f7d3e2efa32c6"/>
      <w:r>
        <w:t>Main Effects of Exam-Related Stress on Vocal Acoustics</w:t>
      </w:r>
    </w:p>
    <w:p w14:paraId="1F69FA4D" w14:textId="7777777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comparing post-exam to pre-exam </w:t>
      </w:r>
      <w:r>
        <w:lastRenderedPageBreak/>
        <w:t>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3FB40C14"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18" w:author="Claude" w:date="2026-06-13T00:00:00Z">
        <w:r>
          <w:delText>0.81, 5.71</w:delText>
        </w:r>
      </w:del>
      <w:ins w:id="19"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0" w:author="Claude" w:date="2026-06-13T00:00:00Z">
        <w:r>
          <w:delText>-2.34, 2.59</w:delText>
        </w:r>
      </w:del>
      <w:ins w:id="21"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79402644"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22" w:author="Claude" w:date="2026-06-13T00:00:00Z">
        <w:r>
          <w:delText>17.68, 22.44</w:delText>
        </w:r>
      </w:del>
      <w:ins w:id="23" w:author="Claude" w:date="2026-06-13T00:00:00Z">
        <w:r>
          <w:t>18.07, 21.95</w:t>
        </w:r>
      </w:ins>
      <w:r>
        <w:t xml:space="preserve">]),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24" w:author="Claude" w:date="2026-06-13T00:00:00Z">
        <w:r>
          <w:delText>0.04, 4.45</w:delText>
        </w:r>
      </w:del>
      <w:ins w:id="25"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26" w:author="Claude" w:date="2026-06-13T00:00:00Z">
        <w:r>
          <w:delText>8.34, 9.96</w:delText>
        </w:r>
      </w:del>
      <w:ins w:id="27" w:author="Claude" w:date="2026-06-13T00:00:00Z">
        <w:r>
          <w:t>8.48, 9.79</w:t>
        </w:r>
      </w:ins>
      <w:r>
        <w:t>]).</w:t>
      </w:r>
    </w:p>
    <w:p w14:paraId="2D08F817" w14:textId="77777777" w:rsidR="002B6180" w:rsidRDefault="00000000">
      <w:pPr>
        <w:pStyle w:val="BodyText"/>
      </w:pPr>
      <w:r>
        <w:rPr>
          <w:b/>
          <w:bCs/>
        </w:rPr>
        <w:lastRenderedPageBreak/>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28" w:author="Claude" w:date="2026-06-13T00:00:00Z">
        <w:r>
          <w:delText>-27.28, -26.47</w:delText>
        </w:r>
      </w:del>
      <w:ins w:id="29" w:author="Claude" w:date="2026-06-13T00:00:00Z">
        <w:r>
          <w:t>−27.20, −26.53</w:t>
        </w:r>
      </w:ins>
      <w:r>
        <w:t xml:space="preserve">]). The stress contrast showed a robust negative effect: NNE decreased by </w:t>
      </w:r>
      <w:del w:id="30" w:author="Claude" w:date="2026-06-13T00:00:00Z">
        <w:r>
          <w:delText>0.79 dB (</w:delText>
        </w:r>
      </w:del>
      <w:ins w:id="31" w:author="Claude" w:date="2026-06-13T00:00:00Z">
        <w:r>
          <w:t>0.65 dB (</w:t>
        </w:r>
      </w:ins>
      <w:r>
        <w:rPr>
          <w:i/>
          <w:iCs/>
        </w:rPr>
        <w:t>MAD</w:t>
      </w:r>
      <w:r>
        <w:t xml:space="preserve"> = </w:t>
      </w:r>
      <w:del w:id="32" w:author="Claude" w:date="2026-06-13T00:00:00Z">
        <w:r>
          <w:delText>0.31</w:delText>
        </w:r>
      </w:del>
      <w:ins w:id="33" w:author="Claude" w:date="2026-06-13T00:00:00Z">
        <w:r>
          <w:t>0.28</w:t>
        </w:r>
      </w:ins>
      <w:r>
        <w:t>, 89% CrI [</w:t>
      </w:r>
      <w:del w:id="34" w:author="Claude" w:date="2026-06-13T00:00:00Z">
        <w:r>
          <w:delText>-1.30, -0.30</w:delText>
        </w:r>
      </w:del>
      <w:ins w:id="35"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36" w:author="Claude" w:date="2026-06-13T00:00:00Z">
        <w:r>
          <w:delText>-0.19</w:delText>
        </w:r>
      </w:del>
      <w:ins w:id="37" w:author="Claude" w:date="2026-06-13T00:00:00Z">
        <w:r>
          <w:t>−0.22</w:t>
        </w:r>
      </w:ins>
      <w:r>
        <w:t xml:space="preserve"> dB (</w:t>
      </w:r>
      <w:r>
        <w:rPr>
          <w:i/>
          <w:iCs/>
        </w:rPr>
        <w:t>MAD</w:t>
      </w:r>
      <w:r>
        <w:t xml:space="preserve"> = </w:t>
      </w:r>
      <w:del w:id="38" w:author="Claude" w:date="2026-06-13T00:00:00Z">
        <w:r>
          <w:delText>0.30</w:delText>
        </w:r>
      </w:del>
      <w:ins w:id="39" w:author="Claude" w:date="2026-06-13T00:00:00Z">
        <w:r>
          <w:t>0.28</w:t>
        </w:r>
      </w:ins>
      <w:r>
        <w:t>, 89% CrI [</w:t>
      </w:r>
      <w:del w:id="40" w:author="Claude" w:date="2026-06-13T00:00:00Z">
        <w:r>
          <w:delText>-0.69, 0.31</w:delText>
        </w:r>
      </w:del>
      <w:ins w:id="41" w:author="Claude" w:date="2026-06-13T00:00:00Z">
        <w:r>
          <w:t>−0.67, 0.23</w:t>
        </w:r>
      </w:ins>
      <w:r>
        <w:t xml:space="preserve">]). </w:t>
      </w:r>
      <w:del w:id="42" w:author="Claude" w:date="2026-06-13T00:00:00Z">
        <w:r>
          <w:delText>The 89% CrI includes zero and the directional probability is weak (</w:delText>
        </w:r>
      </w:del>
      <w:ins w:id="43"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44" w:author="Claude" w:date="2026-06-13T00:00:00Z">
        <w:r>
          <w:delText>1.85, 2.46</w:delText>
        </w:r>
      </w:del>
      <w:ins w:id="45"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46" w:author="Claude" w:date="2026-06-13T00:00:00Z">
        <w:r>
          <w:delText>0.06, 1.56</w:delText>
        </w:r>
      </w:del>
      <w:ins w:id="47" w:author="Claude" w:date="2026-06-13T00:00:00Z">
        <w:r>
          <w:t>0.06, 1.54</w:t>
        </w:r>
      </w:ins>
      <w:r>
        <w:t xml:space="preserve">]). Residual variability was </w:t>
      </w:r>
      <m:oMath>
        <m:r>
          <w:rPr>
            <w:rFonts w:ascii="Cambria Math" w:hAnsi="Cambria Math"/>
          </w:rPr>
          <m:t>σ</m:t>
        </m:r>
      </m:oMath>
      <w:r>
        <w:t xml:space="preserve"> = </w:t>
      </w:r>
      <w:del w:id="48" w:author="Claude" w:date="2026-06-13T00:00:00Z">
        <w:r>
          <w:delText>1.98</w:delText>
        </w:r>
      </w:del>
      <w:ins w:id="49" w:author="Claude" w:date="2026-06-13T00:00:00Z">
        <w:r>
          <w:t>1.96</w:t>
        </w:r>
      </w:ins>
      <w:r>
        <w:t xml:space="preserve"> dB (89% CrI [</w:t>
      </w:r>
      <w:del w:id="50" w:author="Claude" w:date="2026-06-13T00:00:00Z">
        <w:r>
          <w:delText>1.78, 2.17</w:delText>
        </w:r>
      </w:del>
      <w:ins w:id="51" w:author="Claude" w:date="2026-06-13T00:00:00Z">
        <w:r>
          <w:t>1.79, 2.16</w:t>
        </w:r>
      </w:ins>
      <w:r>
        <w:t>]).</w:t>
      </w:r>
    </w:p>
    <w:p w14:paraId="4C2247B9"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underscore the robustness of these vocal signatures of stress. In contrast, recovery effects showed weaker directional evidence for both parameters.</w:t>
      </w:r>
    </w:p>
    <w:p w14:paraId="5A2654FA" w14:textId="77777777" w:rsidR="002B6180" w:rsidRDefault="00000000">
      <w:pPr>
        <w:pStyle w:val="Heading2"/>
      </w:pPr>
      <w:bookmarkStart w:id="52" w:name="Xb164bac5e943b641e774e18bac4cb850fb38e56"/>
      <w:bookmarkEnd w:id="17"/>
      <w:r>
        <w:lastRenderedPageBreak/>
        <w:t>Personality Moderation of Vocal Stress Responses</w:t>
      </w:r>
    </w:p>
    <w:p w14:paraId="0B96F3AF"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390F3387"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53" w:author="Claude" w:date="2026-06-13T00:00:00Z">
        <w:r>
          <w:delText>0.37, 5.89</w:delText>
        </w:r>
      </w:del>
      <w:ins w:id="54"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55" w:author="Claude" w:date="2026-06-13T00:00:00Z">
        <w:r>
          <w:delText>0.59 and 0.64</w:delText>
        </w:r>
      </w:del>
      <w:ins w:id="56"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57" w:author="Claude" w:date="2026-06-13T00:00:00Z">
        <w:r>
          <w:delText>−2.02</w:delText>
        </w:r>
      </w:del>
      <w:ins w:id="58" w:author="Claude" w:date="2026-06-13T00:00:00Z">
        <w:r>
          <w:rPr>
            <w:color w:val="EE0000"/>
          </w:rPr>
          <w:t>−2.04</w:t>
        </w:r>
      </w:ins>
      <w:r>
        <w:t xml:space="preserve"> Hz, pd = 0.88), whereas Disinhibition showed</w:t>
      </w:r>
      <w:r>
        <w:rPr>
          <w:color w:val="EE0000"/>
        </w:rPr>
        <w:t xml:space="preserve"> weak directional evidence</w:t>
      </w:r>
      <w:r>
        <w:t xml:space="preserve"> (pd = </w:t>
      </w:r>
      <w:del w:id="59" w:author="Claude" w:date="2026-06-13T00:00:00Z">
        <w:r>
          <w:delText>0.67</w:delText>
        </w:r>
      </w:del>
      <w:ins w:id="60" w:author="Claude" w:date="2026-06-13T00:00:00Z">
        <w:r>
          <w:t>0.54</w:t>
        </w:r>
      </w:ins>
      <w:r>
        <w:t>).</w:t>
      </w:r>
    </w:p>
    <w:p w14:paraId="1738894D" w14:textId="77777777" w:rsidR="002B6180" w:rsidRDefault="00000000">
      <w:pPr>
        <w:pStyle w:val="BodyText"/>
      </w:pPr>
      <w:r>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61" w:author="Claude" w:date="2026-06-13T00:00:00Z">
        <w:r>
          <w:delText>0.51, 5.78</w:delText>
        </w:r>
      </w:del>
      <w:ins w:id="62" w:author="Claude" w:date="2026-06-13T00:00:00Z">
        <w:r>
          <w:rPr>
            <w:color w:val="EE0000"/>
          </w:rPr>
          <w:t>0.61, 5.76]</w:t>
        </w:r>
      </w:ins>
      <w:r>
        <w:t xml:space="preserve">, pd = </w:t>
      </w:r>
      <w:del w:id="63" w:author="Claude" w:date="2026-06-13T00:00:00Z">
        <w:r>
          <w:delText>0.97</w:delText>
        </w:r>
      </w:del>
      <w:ins w:id="64" w:author="Claude" w:date="2026-06-13T00:00:00Z">
        <w:r>
          <w:t>0.98</w:t>
        </w:r>
      </w:ins>
      <w:r>
        <w:t xml:space="preserve">), suggesting that individuals higher in callousness and interpersonal hostility (Antagonism) exhibited continued F0 elevation during the post-exam </w:t>
      </w:r>
      <w:r>
        <w:lastRenderedPageBreak/>
        <w:t>period. However, this effect should be interpreted cautiously given the weak main effect of the recovery contrast itself and the relatively small sample for detecting interaction effects in the recovery phase.</w:t>
      </w:r>
    </w:p>
    <w:p w14:paraId="6EF81ED8"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65" w:author="Claude" w:date="2026-06-13T00:00:00Z">
        <w:r>
          <w:delText>0.05, 1.72</w:delText>
        </w:r>
      </w:del>
      <w:ins w:id="66" w:author="Claude" w:date="2026-06-13T00:00:00Z">
        <w:r>
          <w:rPr>
            <w:color w:val="EE0000"/>
          </w:rPr>
          <w:t>0.07, 1.68]</w:t>
        </w:r>
      </w:ins>
      <w:r>
        <w:t>, pd = 0.96</w:t>
      </w:r>
      <w:del w:id="67"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68" w:author="Claude" w:date="2026-06-13T00:00:00Z">
        <w:r>
          <w:delText>-1.37, 0.49</w:delText>
        </w:r>
      </w:del>
      <w:ins w:id="69" w:author="Claude" w:date="2026-06-13T00:00:00Z">
        <w:r>
          <w:rPr>
            <w:color w:val="EE0000"/>
          </w:rPr>
          <w:t>−1.18, 0.33]</w:t>
        </w:r>
      </w:ins>
      <w:r>
        <w:t>, pd = 0.82)</w:t>
      </w:r>
      <w:del w:id="70"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3FC4366F"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656924CD" w14:textId="77777777" w:rsidR="002B6180" w:rsidRDefault="00000000">
      <w:pPr>
        <w:pStyle w:val="Heading2"/>
      </w:pPr>
      <w:bookmarkStart w:id="71" w:name="X4b062a7190cf71819856f464c6e05d35dc8fe0c"/>
      <w:bookmarkEnd w:id="52"/>
      <w:r>
        <w:lastRenderedPageBreak/>
        <w:t>Comparing EMA-Based and Baseline PID-5 Assessments</w:t>
      </w:r>
    </w:p>
    <w:p w14:paraId="0DB5BC92"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100FD654"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4A9E0B37"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89% CrI [−1.33, 6.64], pd = .86), a convergence of directional evidence across two independent measurement approaches. The EMA interval was also narrower (89% CrI width ≈ 5.6 vs 8.0 Hz), which we report descriptively rather than as a precision claim. </w:t>
      </w:r>
      <w:r>
        <w:rPr>
          <w:i/>
          <w:iCs/>
        </w:rPr>
        <w:t xml:space="preserve">This cross-method agreement was </w:t>
      </w:r>
      <w:r>
        <w:rPr>
          <w:i/>
          <w:iCs/>
        </w:rPr>
        <w:lastRenderedPageBreak/>
        <w:t>specific to the focal effect: for the remaining PID-5 domains the two approaches yielded weak and not consistently concordant estimates</w:t>
      </w:r>
      <w:r>
        <w:t xml:space="preserve"> (see Supplementary Table S2).</w:t>
      </w:r>
    </w:p>
    <w:p w14:paraId="2C210763"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0A25229B"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4DAD4C48" w14:textId="77777777" w:rsidR="002B6180" w:rsidRDefault="00000000" w:rsidP="00C827AE">
      <w:pPr>
        <w:pStyle w:val="Heading2"/>
        <w:jc w:val="center"/>
      </w:pPr>
      <w:bookmarkStart w:id="72" w:name="discussion"/>
      <w:bookmarkEnd w:id="71"/>
      <w:r>
        <w:lastRenderedPageBreak/>
        <w:t>Discussion</w:t>
      </w:r>
    </w:p>
    <w:p w14:paraId="0C5433EF"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73" w:author="Claude" w:date="2026-06-13T00:00:00Z">
        <w:r>
          <w:rPr>
            <w:b w:val="0"/>
            <w:bCs w:val="0"/>
            <w:color w:val="EE0000"/>
          </w:rPr>
          <w:delText>reliable</w:delText>
        </w:r>
      </w:del>
      <w:ins w:id="74"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15592022"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173276B2"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060042F0" w14:textId="77777777" w:rsidR="002B6180" w:rsidRDefault="00000000" w:rsidP="007402A5">
      <w:pPr>
        <w:pStyle w:val="BodyText"/>
      </w:pPr>
      <w:bookmarkStart w:id="75" w:name="X23153e9908c4187b70a1c6f150a54c45c64ab58"/>
      <w:r>
        <w:t xml:space="preserve">In contrast to a simple “vocal degradation” account, NNE decreased by </w:t>
      </w:r>
      <w:del w:id="76" w:author="Claude" w:date="2026-06-13T00:00:00Z">
        <w:r>
          <w:delText>0.79</w:delText>
        </w:r>
      </w:del>
      <w:ins w:id="77"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t>components of the response.</w:t>
      </w:r>
    </w:p>
    <w:p w14:paraId="5314B479"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lastRenderedPageBreak/>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5C5C6424"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suggesting that recovery dynamics may be shaped more by situational and state-level factors than by broad dispositional tendencies.</w:t>
      </w:r>
    </w:p>
    <w:p w14:paraId="5F7A9F47"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7E3D5DB3"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78" w:name="X1fa8ff55924d531ef75d279f0def8f39c379b57"/>
      <w:bookmarkEnd w:id="75"/>
      <w:r>
        <w:rPr>
          <w:rFonts w:eastAsia="Times New Roman" w:cs="Times New Roman"/>
          <w:lang w:eastAsia="it-IT"/>
        </w:rPr>
        <w:t xml:space="preserve">Given the absence of prior research on personality moderation of vocal stress markers, we adopted an exploratory approach for most PID-5 domains, specifying a directional hypothesis only for Negative Affectivity. The resulting pattern indicates that personality pathology domains </w:t>
      </w:r>
      <w:r>
        <w:rPr>
          <w:rFonts w:eastAsia="Times New Roman" w:cs="Times New Roman"/>
          <w:lang w:eastAsia="it-IT"/>
        </w:rPr>
        <w:lastRenderedPageBreak/>
        <w:t>do not exert broad, uniform effects but instead moderate specific acoustic parameters at specific phases of the stress-response cycle.</w:t>
      </w:r>
    </w:p>
    <w:p w14:paraId="1340A659" w14:textId="77777777" w:rsidR="00F67F74" w:rsidRDefault="00C827AE" w:rsidP="006254AC">
      <w:pPr>
        <w:pStyle w:val="Heading4"/>
        <w:framePr w:wrap="auto" w:vAnchor="margin" w:yAlign="inline"/>
        <w:spacing w:line="480" w:lineRule="auto"/>
      </w:pPr>
      <w:r>
        <w:t>Negative Affectivity: amplified acute arousal reactivity</w:t>
      </w:r>
      <w:bookmarkStart w:id="79" w:name="X3ef84ce2e553031ca611ace5c701b62ae6a9aca"/>
      <w:r>
        <w:t xml:space="preserve">. </w:t>
      </w:r>
    </w:p>
    <w:p w14:paraId="323A63A6"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050D9D71"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765DAC1F" w14:textId="77777777" w:rsidR="00015BBB" w:rsidRPr="00015BBB" w:rsidRDefault="00015BBB" w:rsidP="00DC5247">
      <w:pPr>
        <w:pStyle w:val="BodyText"/>
      </w:pPr>
      <w:r>
        <w:rPr>
          <w:rFonts w:eastAsia="Times New Roman" w:cs="Times New Roman"/>
          <w:lang w:eastAsia="it-IT"/>
        </w:rPr>
        <w:t>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02A12AAF" w14:textId="77777777" w:rsidR="00C827AE" w:rsidRDefault="00C827AE" w:rsidP="00DA4E4A">
      <w:pPr>
        <w:pStyle w:val="Heading4"/>
        <w:framePr w:wrap="auto" w:vAnchor="margin" w:yAlign="inline"/>
        <w:spacing w:line="480" w:lineRule="auto"/>
      </w:pPr>
      <w:bookmarkStart w:id="80" w:name="Xc5f2e79781ad72bd9222abef79a4de129254a88"/>
      <w:bookmarkEnd w:id="79"/>
      <w:r>
        <w:lastRenderedPageBreak/>
        <w:t>Psychoticism: selective modulation of voice quality during recovery</w:t>
      </w:r>
    </w:p>
    <w:p w14:paraId="7BEF33FE"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22AA8EDD" w14:textId="77777777" w:rsidR="00C827AE" w:rsidRDefault="00C827AE" w:rsidP="00DA4E4A">
      <w:pPr>
        <w:pStyle w:val="Heading4"/>
        <w:framePr w:wrap="auto" w:vAnchor="margin" w:yAlign="inline"/>
        <w:spacing w:line="480" w:lineRule="auto"/>
      </w:pPr>
      <w:bookmarkStart w:id="81" w:name="Xbbb3b6018f8c7cf14515e1185c42749db451109"/>
      <w:bookmarkEnd w:id="80"/>
      <w:r>
        <w:t>Detachment and Disinhibition: limited evidence for moderation</w:t>
      </w:r>
    </w:p>
    <w:p w14:paraId="04377ACC" w14:textId="77777777" w:rsidR="00B4738F" w:rsidRPr="00B4738F" w:rsidRDefault="00B4738F" w:rsidP="00B4738F">
      <w:pPr>
        <w:pStyle w:val="BodyText"/>
      </w:pPr>
      <w:r>
        <w:rPr>
          <w:rFonts w:eastAsia="Times New Roman" w:cs="Times New Roman"/>
          <w:lang w:eastAsia="it-IT"/>
        </w:rPr>
        <w:t>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5F6E94A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82" w:name="Xf93faba72ec9a3390c307e6af7d1d009e518683"/>
      <w:bookmarkEnd w:id="81"/>
      <w:r>
        <w:rPr>
          <w:rFonts w:eastAsia="Times New Roman" w:cs="Times New Roman"/>
          <w:lang w:eastAsia="it-IT"/>
        </w:rPr>
        <w:lastRenderedPageBreak/>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304A0C36" w14:textId="77777777" w:rsidR="00C827AE" w:rsidRDefault="00C827AE" w:rsidP="001D000F">
      <w:pPr>
        <w:pStyle w:val="BodyText"/>
        <w:ind w:firstLine="0"/>
        <w:rPr>
          <w:b/>
          <w:bCs/>
        </w:rPr>
      </w:pPr>
      <w:r>
        <w:rPr>
          <w:b/>
          <w:bCs/>
        </w:rPr>
        <w:t>Implications for transactional models of personality pathology</w:t>
      </w:r>
    </w:p>
    <w:p w14:paraId="23C32DEA"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w:t>
      </w:r>
      <w:r>
        <w:rPr>
          <w:rFonts w:eastAsia="Times New Roman" w:cs="Times New Roman"/>
          <w:lang w:eastAsia="it-IT"/>
        </w:rPr>
        <w:lastRenderedPageBreak/>
        <w:t>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11C529A0"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53DA9AC4" w14:textId="77777777" w:rsidR="00C827AE" w:rsidRPr="002E7141" w:rsidRDefault="00C827AE" w:rsidP="002F6AC7">
      <w:pPr>
        <w:pStyle w:val="Heading3"/>
        <w:framePr w:wrap="auto" w:vAnchor="margin" w:yAlign="inline"/>
        <w:spacing w:line="480" w:lineRule="auto"/>
        <w:ind w:firstLine="0"/>
      </w:pPr>
      <w:bookmarkStart w:id="83" w:name="X714fc978ee672846c24c61f892659f480d3aaf7"/>
      <w:bookmarkEnd w:id="78"/>
      <w:bookmarkEnd w:id="82"/>
      <w:r>
        <w:t>Methodological contribution: intensive ambulatory trait assessment</w:t>
      </w:r>
    </w:p>
    <w:p w14:paraId="04704186" w14:textId="77777777"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t>
      </w:r>
      <w:r>
        <w:rPr>
          <w:color w:val="EE0000"/>
        </w:rPr>
        <w:t xml:space="preserve"> physiology-linked</w:t>
      </w:r>
      <w:r>
        <w: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618E6FDE" w14:textId="77777777" w:rsidR="00C827AE" w:rsidRPr="002E7141" w:rsidRDefault="00C827AE" w:rsidP="00DA4E4A">
      <w:pPr>
        <w:pStyle w:val="Heading3"/>
        <w:framePr w:wrap="auto" w:vAnchor="margin" w:yAlign="inline"/>
        <w:spacing w:line="480" w:lineRule="auto"/>
        <w:ind w:firstLine="0"/>
      </w:pPr>
      <w:bookmarkStart w:id="84" w:name="X66030c2fc693eac000e95f9b4533afec6469aef"/>
      <w:bookmarkEnd w:id="83"/>
      <w:r>
        <w:lastRenderedPageBreak/>
        <w:t>Limitations and future directions</w:t>
      </w:r>
    </w:p>
    <w:p w14:paraId="30668EB6"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85" w:name="limitations-and-future-directions"/>
      <w:bookmarkEnd w:id="84"/>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697DA7A5" w14:textId="77777777" w:rsidR="00FD3D66" w:rsidRDefault="00000000">
      <w:pPr>
        <w:pStyle w:val="Heading3"/>
        <w:framePr w:wrap="around"/>
        <w:spacing w:line="480" w:lineRule="auto"/>
        <w:ind w:firstLine="0"/>
        <w:rPr>
          <w:color w:val="EE0000"/>
        </w:rPr>
      </w:pPr>
      <w:r>
        <w:rPr>
          <w:color w:val="EE0000"/>
        </w:rPr>
        <w:t>Conclusion</w:t>
      </w:r>
    </w:p>
    <w:p w14:paraId="33FE7BAA" w14:textId="77777777" w:rsidR="00381224" w:rsidRDefault="00381224">
      <w:pPr>
        <w:pStyle w:val="BodyText"/>
        <w:rPr>
          <w:color w:val="EE0000"/>
        </w:rPr>
      </w:pPr>
    </w:p>
    <w:p w14:paraId="14954261" w14:textId="2ADB23F0"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r>
      <w:r>
        <w:rPr>
          <w:color w:val="EE0000"/>
        </w:rPr>
        <w:lastRenderedPageBreak/>
        <w:t>physiology-linked vocal markers with intensive self-report can advance a dynamic, situated account of personality pathology, while underscoring the need for replication in clinical samples and with denser temporal sampling.</w:t>
      </w:r>
    </w:p>
    <w:p w14:paraId="3D204A1F" w14:textId="77777777" w:rsidR="002B6180" w:rsidRDefault="00000000">
      <w:r>
        <w:br w:type="page"/>
      </w:r>
    </w:p>
    <w:p w14:paraId="1AC85AA9" w14:textId="77777777" w:rsidR="002B6180" w:rsidRDefault="00000000">
      <w:pPr>
        <w:pStyle w:val="Heading1"/>
      </w:pPr>
      <w:bookmarkStart w:id="86" w:name="references"/>
      <w:bookmarkEnd w:id="16"/>
      <w:bookmarkEnd w:id="72"/>
      <w:bookmarkEnd w:id="85"/>
      <w:r>
        <w:lastRenderedPageBreak/>
        <w:t>References</w:t>
      </w:r>
    </w:p>
    <w:p w14:paraId="134ABF3E" w14:textId="77777777" w:rsidR="002B6180" w:rsidRDefault="00000000">
      <w:pPr>
        <w:pStyle w:val="Bibliography"/>
      </w:pPr>
      <w:bookmarkStart w:id="87" w:name="ref-APA2014_PersonalityInventory"/>
      <w:bookmarkStart w:id="88" w:name="refs"/>
      <w:r>
        <w:t xml:space="preserve">American Psychiatric Association. (2014). </w:t>
      </w:r>
      <w:r>
        <w:rPr>
          <w:i/>
          <w:iCs/>
        </w:rPr>
        <w:t>Online assessment measures: The personality inventory for DSM-5 (adult)</w:t>
      </w:r>
      <w:r>
        <w:t xml:space="preserve">. </w:t>
      </w:r>
      <w:hyperlink r:id="rId9">
        <w:r w:rsidR="002B6180">
          <w:rPr>
            <w:rStyle w:val="Hyperlink"/>
          </w:rPr>
          <w:t>https://www.psychiatry.org/getmedia/594673a6-1b9b-4298-8b52-c4c652c4a4e2/APA-DSM5TR-ThePersonalityInventoryForDSM5FullVersionAdult.pdf</w:t>
        </w:r>
      </w:hyperlink>
      <w:r>
        <w:t>.</w:t>
      </w:r>
    </w:p>
    <w:p w14:paraId="359769B1" w14:textId="77777777" w:rsidR="002B6180" w:rsidRDefault="00000000">
      <w:pPr>
        <w:pStyle w:val="Bibliography"/>
      </w:pPr>
      <w:bookmarkStart w:id="89" w:name="ref-barta2012measurement"/>
      <w:bookmarkEnd w:id="87"/>
      <w:r>
        <w:rPr>
          <w:lang w:val="it-IT"/>
        </w:rPr>
        <w:t xml:space="preserve">Barta, W. D., Tennen, H., &amp; Litt, M. D. (2012). </w:t>
      </w:r>
      <w:r>
        <w:rPr>
          <w:i/>
          <w:iCs/>
        </w:rPr>
        <w:t>Measurement reactivity in diary research.</w:t>
      </w:r>
    </w:p>
    <w:p w14:paraId="0CBE7FAC" w14:textId="77777777" w:rsidR="002B6180" w:rsidRDefault="00000000">
      <w:pPr>
        <w:pStyle w:val="Bibliography"/>
      </w:pPr>
      <w:bookmarkStart w:id="90" w:name="ref-bibbey2013personality"/>
      <w:bookmarkEnd w:id="89"/>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334B132" w14:textId="77777777" w:rsidR="002B6180" w:rsidRDefault="00000000">
      <w:pPr>
        <w:pStyle w:val="Bibliography"/>
      </w:pPr>
      <w:bookmarkStart w:id="91" w:name="ref-bolger1995framework"/>
      <w:bookmarkEnd w:id="90"/>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177E7820" w14:textId="77777777" w:rsidR="002B6180" w:rsidRDefault="00000000">
      <w:pPr>
        <w:pStyle w:val="Bibliography"/>
      </w:pPr>
      <w:bookmarkStart w:id="92" w:name="ref-bottesi2024advancing"/>
      <w:bookmarkEnd w:id="91"/>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69D31680" w14:textId="77777777" w:rsidR="002B6180" w:rsidRDefault="00000000">
      <w:pPr>
        <w:pStyle w:val="Bibliography"/>
      </w:pPr>
      <w:bookmarkStart w:id="93" w:name="ref-bottesi2024agreement"/>
      <w:bookmarkEnd w:id="92"/>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62132A27" w14:textId="77777777" w:rsidR="002B6180" w:rsidRDefault="00000000">
      <w:pPr>
        <w:pStyle w:val="Bibliography"/>
      </w:pPr>
      <w:bookmarkStart w:id="94" w:name="ref-Cala2025"/>
      <w:bookmarkEnd w:id="93"/>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14450B76" w14:textId="77777777" w:rsidR="002B6180" w:rsidRDefault="00000000">
      <w:pPr>
        <w:pStyle w:val="Bibliography"/>
      </w:pPr>
      <w:bookmarkStart w:id="95" w:name="ref-colpizzi2025state"/>
      <w:bookmarkEnd w:id="94"/>
      <w:r>
        <w:t xml:space="preserve">Colpizzi, I., Trull, T. J., Sica, C., Haney, A. M., &amp; Caudek, C. (2025). State self-compassion dynamics: Partial evidence for the bipolar continuum hypothesis. </w:t>
      </w:r>
      <w:r>
        <w:rPr>
          <w:i/>
          <w:iCs/>
        </w:rPr>
        <w:t>Mindfulness</w:t>
      </w:r>
      <w:r>
        <w:t>, 1–16.</w:t>
      </w:r>
    </w:p>
    <w:p w14:paraId="37D579EC" w14:textId="77777777" w:rsidR="002B6180" w:rsidRDefault="00000000">
      <w:pPr>
        <w:pStyle w:val="Bibliography"/>
      </w:pPr>
      <w:bookmarkStart w:id="96" w:name="ref-Dietrich2012"/>
      <w:bookmarkEnd w:id="95"/>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13B3143A"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581B9F1B" w14:textId="77777777" w:rsidR="002B6180" w:rsidRDefault="00000000">
      <w:pPr>
        <w:pStyle w:val="Bibliography"/>
      </w:pPr>
      <w:bookmarkStart w:id="97" w:name="ref-gelfer2005relative"/>
      <w:bookmarkEnd w:id="96"/>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36B3A4D4" w14:textId="77777777" w:rsidR="002B6180" w:rsidRDefault="00000000">
      <w:pPr>
        <w:pStyle w:val="Bibliography"/>
      </w:pPr>
      <w:bookmarkStart w:id="98" w:name="ref-giddens2013vocal"/>
      <w:bookmarkEnd w:id="97"/>
      <w:r>
        <w:t xml:space="preserve">Giddens, C. L., Barron, K. W., Byrd-Craven, J., Clark, K. F., &amp; Winter, A. S. (2013). Vocal indices of stress: A review. </w:t>
      </w:r>
      <w:r>
        <w:rPr>
          <w:i/>
          <w:iCs/>
        </w:rPr>
        <w:t>Journal of Voice</w:t>
      </w:r>
      <w:r>
        <w:t xml:space="preserve">, </w:t>
      </w:r>
      <w:r>
        <w:rPr>
          <w:i/>
          <w:iCs/>
        </w:rPr>
        <w:t>27</w:t>
      </w:r>
      <w:r>
        <w:t>(3), 390–e21.</w:t>
      </w:r>
    </w:p>
    <w:p w14:paraId="24C72093" w14:textId="77777777" w:rsidR="002B6180" w:rsidRDefault="00000000">
      <w:pPr>
        <w:pStyle w:val="Bibliography"/>
      </w:pPr>
      <w:bookmarkStart w:id="99" w:name="ref-hopwood2022connecting"/>
      <w:bookmarkEnd w:id="98"/>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06396CCA" w14:textId="77777777" w:rsidR="002B6180" w:rsidRDefault="00000000">
      <w:pPr>
        <w:pStyle w:val="Bibliography"/>
      </w:pPr>
      <w:bookmarkStart w:id="100" w:name="ref-kallen2025inhibitory"/>
      <w:bookmarkEnd w:id="99"/>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640F3C80" w14:textId="77777777" w:rsidR="002B6180" w:rsidRDefault="00000000">
      <w:pPr>
        <w:pStyle w:val="Bibliography"/>
      </w:pPr>
      <w:bookmarkStart w:id="101" w:name="ref-kasuya1986normalized"/>
      <w:bookmarkEnd w:id="100"/>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3790E067" w14:textId="77777777" w:rsidR="00EA0CD4" w:rsidRDefault="00EA0CD4">
      <w:pPr>
        <w:pStyle w:val="Bibliography"/>
      </w:pPr>
      <w:bookmarkStart w:id="102" w:name="ref-koval2015emotion"/>
      <w:bookmarkEnd w:id="101"/>
      <w:r>
        <w:t>Kaurin, A., Vize, C. E., &amp; Wright, A. G. C. (2025). The resolution of affective reactivity to stressful events. </w:t>
      </w:r>
      <w:r>
        <w:rPr>
          <w:i/>
          <w:iCs/>
        </w:rPr>
        <w:t>Emotion.</w:t>
      </w:r>
      <w:r>
        <w:t> Advance online publication.  </w:t>
      </w:r>
      <w:hyperlink r:id="rId10" w:tgtFrame="_blank" w:history="1">
        <w:r>
          <w:rPr>
            <w:rStyle w:val="Hyperlink"/>
          </w:rPr>
          <w:t>https://doi.org/10.1037/emo0001598</w:t>
        </w:r>
      </w:hyperlink>
    </w:p>
    <w:p w14:paraId="4BFDAA75"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D811894" w14:textId="77777777" w:rsidR="002B6180" w:rsidRDefault="00000000">
      <w:pPr>
        <w:pStyle w:val="Bibliography"/>
      </w:pPr>
      <w:bookmarkStart w:id="103" w:name="ref-krueger2012initial"/>
      <w:bookmarkEnd w:id="102"/>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3C98C9F2" w14:textId="77777777" w:rsidR="002B6180" w:rsidRDefault="00000000">
      <w:pPr>
        <w:pStyle w:val="Bibliography"/>
      </w:pPr>
      <w:bookmarkStart w:id="104" w:name="ref-kuppens2010emotional"/>
      <w:bookmarkEnd w:id="103"/>
      <w:r>
        <w:t xml:space="preserve">Kuppens, P., Allen, N. B., &amp; Sheeber, L. B. (2010). Emotional inertia and psychological maladjustment. </w:t>
      </w:r>
      <w:r>
        <w:rPr>
          <w:i/>
          <w:iCs/>
        </w:rPr>
        <w:t>Psychological Science</w:t>
      </w:r>
      <w:r>
        <w:t xml:space="preserve">, </w:t>
      </w:r>
      <w:r>
        <w:rPr>
          <w:i/>
          <w:iCs/>
        </w:rPr>
        <w:t>21</w:t>
      </w:r>
      <w:r>
        <w:t>(7), 984–991.</w:t>
      </w:r>
    </w:p>
    <w:p w14:paraId="4C881D22" w14:textId="77777777" w:rsidR="002B6180" w:rsidRDefault="00000000">
      <w:pPr>
        <w:pStyle w:val="Bibliography"/>
      </w:pPr>
      <w:bookmarkStart w:id="105" w:name="ref-lahey2009public"/>
      <w:bookmarkEnd w:id="104"/>
      <w:r>
        <w:t xml:space="preserve">Lahey, B. B. (2009). Public health significance of neuroticism. </w:t>
      </w:r>
      <w:r>
        <w:rPr>
          <w:i/>
          <w:iCs/>
        </w:rPr>
        <w:t>American Psychologist</w:t>
      </w:r>
      <w:r>
        <w:t xml:space="preserve">, </w:t>
      </w:r>
      <w:r>
        <w:rPr>
          <w:i/>
          <w:iCs/>
        </w:rPr>
        <w:t>64</w:t>
      </w:r>
      <w:r>
        <w:t>(4), 241–256.</w:t>
      </w:r>
    </w:p>
    <w:p w14:paraId="1CD2817D" w14:textId="77777777" w:rsidR="002B6180" w:rsidRDefault="00000000">
      <w:pPr>
        <w:pStyle w:val="Bibliography"/>
      </w:pPr>
      <w:bookmarkStart w:id="106" w:name="ref-latzman2025neurobehavioral"/>
      <w:bookmarkEnd w:id="105"/>
      <w:r>
        <w:t xml:space="preserve">Latzman, R. D., &amp; Patrick, C. J. (2025). </w:t>
      </w:r>
      <w:r>
        <w:rPr>
          <w:i/>
          <w:iCs/>
        </w:rPr>
        <w:t>Neurobehavioral individual differences: A transdisciplinary approach to advancing clinical science</w:t>
      </w:r>
      <w:r>
        <w:t>. Springer Nature.</w:t>
      </w:r>
    </w:p>
    <w:p w14:paraId="52BE4D9C" w14:textId="77777777" w:rsidR="002B6180" w:rsidRDefault="00000000">
      <w:pPr>
        <w:pStyle w:val="Bibliography"/>
      </w:pPr>
      <w:bookmarkStart w:id="107" w:name="ref-luo2023stressful"/>
      <w:bookmarkEnd w:id="106"/>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69B43229" w14:textId="77777777" w:rsidR="002B6180" w:rsidRDefault="00000000">
      <w:pPr>
        <w:pStyle w:val="Bibliography"/>
      </w:pPr>
      <w:bookmarkStart w:id="108" w:name="ref-manfredi2017smartphones"/>
      <w:bookmarkEnd w:id="107"/>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40F53C97" w14:textId="77777777" w:rsidR="002B6180" w:rsidRDefault="00000000">
      <w:pPr>
        <w:pStyle w:val="Bibliography"/>
      </w:pPr>
      <w:bookmarkStart w:id="109" w:name="ref-mendoza1998acoustic"/>
      <w:bookmarkEnd w:id="108"/>
      <w:r>
        <w:t xml:space="preserve">Mendoza, E., &amp; Carballo, G. (1998). Acoustic analysis of induced vocal stress by means of cognitive workload tasks. </w:t>
      </w:r>
      <w:r>
        <w:rPr>
          <w:i/>
          <w:iCs/>
        </w:rPr>
        <w:t>Journal of Voice</w:t>
      </w:r>
      <w:r>
        <w:t xml:space="preserve">, </w:t>
      </w:r>
      <w:r>
        <w:rPr>
          <w:i/>
          <w:iCs/>
        </w:rPr>
        <w:t>12</w:t>
      </w:r>
      <w:r>
        <w:t>(3), 263–273.</w:t>
      </w:r>
    </w:p>
    <w:p w14:paraId="1B2243B3"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0C8BF183"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6FBCED01" w14:textId="77777777" w:rsidR="002B6180" w:rsidRDefault="00000000">
      <w:pPr>
        <w:pStyle w:val="Bibliography"/>
      </w:pPr>
      <w:bookmarkStart w:id="110" w:name="ref-morelli2019biovoice"/>
      <w:bookmarkEnd w:id="109"/>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DDD24F7"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67DFFD42" w14:textId="77777777" w:rsidR="002B6180" w:rsidRDefault="00000000">
      <w:pPr>
        <w:pStyle w:val="Bibliography"/>
      </w:pPr>
      <w:bookmarkStart w:id="111" w:name="ref-ormel2013neuroticism"/>
      <w:bookmarkEnd w:id="110"/>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1703AB8A" w14:textId="77777777" w:rsidR="002B6180" w:rsidRDefault="00000000">
      <w:pPr>
        <w:pStyle w:val="Bibliography"/>
      </w:pPr>
      <w:bookmarkStart w:id="112" w:name="ref-scherer2003vocal"/>
      <w:bookmarkEnd w:id="111"/>
      <w:r>
        <w:t xml:space="preserve">Scherer, K. R. (2003). Vocal expression of emotion. </w:t>
      </w:r>
      <w:r>
        <w:rPr>
          <w:i/>
          <w:iCs/>
        </w:rPr>
        <w:t>Handbook of Affective Sciences</w:t>
      </w:r>
      <w:r>
        <w:t>, 433–456.</w:t>
      </w:r>
    </w:p>
    <w:p w14:paraId="02D88974" w14:textId="77777777" w:rsidR="002B6180" w:rsidRDefault="00000000">
      <w:pPr>
        <w:pStyle w:val="Bibliography"/>
      </w:pPr>
      <w:bookmarkStart w:id="113" w:name="ref-sica2024comparing"/>
      <w:bookmarkEnd w:id="112"/>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81DE315" w14:textId="77777777" w:rsidR="002B6180" w:rsidRDefault="00000000">
      <w:pPr>
        <w:pStyle w:val="Bibliography"/>
      </w:pPr>
      <w:bookmarkStart w:id="114" w:name="ref-sica2021facing"/>
      <w:bookmarkEnd w:id="113"/>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3D9D8276" w14:textId="77777777" w:rsidR="002B6180" w:rsidRDefault="00000000">
      <w:pPr>
        <w:pStyle w:val="Bibliography"/>
      </w:pPr>
      <w:bookmarkStart w:id="115" w:name="ref-titze1994mechanical"/>
      <w:bookmarkEnd w:id="114"/>
      <w:r>
        <w:t xml:space="preserve">Titze, I. R. (1994). Mechanical stress in phonation. </w:t>
      </w:r>
      <w:r>
        <w:rPr>
          <w:i/>
          <w:iCs/>
        </w:rPr>
        <w:t>Journal of Voice</w:t>
      </w:r>
      <w:r>
        <w:t xml:space="preserve">, </w:t>
      </w:r>
      <w:r>
        <w:rPr>
          <w:i/>
          <w:iCs/>
        </w:rPr>
        <w:t>8</w:t>
      </w:r>
      <w:r>
        <w:t>(2), 99–105.</w:t>
      </w:r>
    </w:p>
    <w:p w14:paraId="5EA2AD93" w14:textId="77777777" w:rsidR="002B6180" w:rsidRDefault="00000000">
      <w:pPr>
        <w:pStyle w:val="Bibliography"/>
      </w:pPr>
      <w:bookmarkStart w:id="116" w:name="ref-trull2020ambulatory"/>
      <w:bookmarkEnd w:id="115"/>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1E9CFE6" w14:textId="77777777" w:rsidR="002B6180" w:rsidRDefault="00000000">
      <w:pPr>
        <w:pStyle w:val="Bibliography"/>
      </w:pPr>
      <w:bookmarkStart w:id="117" w:name="ref-van2018voice"/>
      <w:bookmarkEnd w:id="116"/>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1D968D3"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2C9717F5"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7ED969"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0C676EF5" w14:textId="77777777" w:rsidR="00B2233C" w:rsidRDefault="00B2233C" w:rsidP="00B2233C">
      <w:pPr>
        <w:pStyle w:val="Bibliography"/>
      </w:pPr>
      <w:bookmarkStart w:id="118" w:name="ref-widiger2019five"/>
      <w:bookmarkStart w:id="119" w:name="ref-wright2016stability"/>
      <w:bookmarkEnd w:id="117"/>
      <w:r>
        <w:t xml:space="preserve">Widiger, T. A., &amp; Crego, C. (2019). The five-factor model of personality structure: An update. </w:t>
      </w:r>
      <w:r>
        <w:rPr>
          <w:i/>
          <w:iCs/>
        </w:rPr>
        <w:t>World Psychiatry</w:t>
      </w:r>
      <w:r>
        <w:t xml:space="preserve">, </w:t>
      </w:r>
      <w:r>
        <w:rPr>
          <w:i/>
          <w:iCs/>
        </w:rPr>
        <w:t>18</w:t>
      </w:r>
      <w:r>
        <w:t>(3), 271.</w:t>
      </w:r>
    </w:p>
    <w:p w14:paraId="7718705D" w14:textId="77777777" w:rsidR="00B2233C" w:rsidRDefault="00B2233C" w:rsidP="00B2233C">
      <w:pPr>
        <w:pStyle w:val="Bibliography"/>
      </w:pPr>
      <w:bookmarkStart w:id="120" w:name="ref-wright2019focusing"/>
      <w:bookmarkEnd w:id="118"/>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7F9B84EF" w14:textId="77777777" w:rsidR="00B2233C" w:rsidRDefault="00B2233C" w:rsidP="00B2233C">
      <w:pPr>
        <w:pStyle w:val="Bibliography"/>
      </w:pPr>
      <w:bookmarkStart w:id="121" w:name="ref-wright2025measuring"/>
      <w:bookmarkEnd w:id="120"/>
      <w:r>
        <w:t xml:space="preserve">Wright, A. G., Ringwald, W. R., &amp; Zimmermann, J. (2025). Measuring psychopathology in daily life. </w:t>
      </w:r>
      <w:r>
        <w:rPr>
          <w:i/>
          <w:iCs/>
        </w:rPr>
        <w:t>Clinical Psychological Science</w:t>
      </w:r>
      <w:r>
        <w:t xml:space="preserve">, </w:t>
      </w:r>
      <w:r>
        <w:rPr>
          <w:i/>
          <w:iCs/>
        </w:rPr>
        <w:t>13</w:t>
      </w:r>
      <w:r>
        <w:t>(3), 649–663.</w:t>
      </w:r>
    </w:p>
    <w:bookmarkEnd w:id="121"/>
    <w:p w14:paraId="0C47CD46"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399AA111" w14:textId="77777777" w:rsidR="00C767F7" w:rsidRDefault="00C767F7" w:rsidP="009E444E">
      <w:pPr>
        <w:pStyle w:val="Bibliography"/>
        <w:spacing w:line="240" w:lineRule="auto"/>
        <w:ind w:left="0" w:firstLine="0"/>
        <w:rPr>
          <w:b/>
          <w:bCs/>
        </w:rPr>
      </w:pPr>
    </w:p>
    <w:p w14:paraId="7C21CA36" w14:textId="77777777" w:rsidR="00C767F7" w:rsidRDefault="00C767F7" w:rsidP="009E444E">
      <w:pPr>
        <w:pStyle w:val="Bibliography"/>
        <w:spacing w:line="240" w:lineRule="auto"/>
        <w:ind w:left="0" w:firstLine="0"/>
        <w:rPr>
          <w:b/>
          <w:bCs/>
        </w:rPr>
      </w:pPr>
    </w:p>
    <w:p w14:paraId="37576CEF" w14:textId="77777777" w:rsidR="00C767F7" w:rsidRDefault="00C767F7" w:rsidP="009E444E">
      <w:pPr>
        <w:pStyle w:val="Bibliography"/>
        <w:spacing w:line="240" w:lineRule="auto"/>
        <w:ind w:left="0" w:firstLine="0"/>
        <w:rPr>
          <w:b/>
          <w:bCs/>
        </w:rPr>
      </w:pPr>
    </w:p>
    <w:p w14:paraId="2FFAD548" w14:textId="77777777" w:rsidR="00C767F7" w:rsidRDefault="00C767F7" w:rsidP="009E444E">
      <w:pPr>
        <w:pStyle w:val="Bibliography"/>
        <w:spacing w:line="240" w:lineRule="auto"/>
        <w:ind w:left="0" w:firstLine="0"/>
        <w:rPr>
          <w:b/>
          <w:bCs/>
        </w:rPr>
      </w:pPr>
    </w:p>
    <w:p w14:paraId="44D4F76F" w14:textId="77777777" w:rsidR="00C767F7" w:rsidRDefault="00C767F7" w:rsidP="009E444E">
      <w:pPr>
        <w:pStyle w:val="Bibliography"/>
        <w:spacing w:line="240" w:lineRule="auto"/>
        <w:ind w:left="0" w:firstLine="0"/>
        <w:rPr>
          <w:b/>
          <w:bCs/>
        </w:rPr>
      </w:pPr>
    </w:p>
    <w:p w14:paraId="392533B8" w14:textId="77777777" w:rsidR="00C767F7" w:rsidRDefault="00C767F7" w:rsidP="009E444E">
      <w:pPr>
        <w:pStyle w:val="Bibliography"/>
        <w:spacing w:line="240" w:lineRule="auto"/>
        <w:ind w:left="0" w:firstLine="0"/>
        <w:rPr>
          <w:b/>
          <w:bCs/>
        </w:rPr>
      </w:pPr>
    </w:p>
    <w:p w14:paraId="633DDDE0" w14:textId="77777777" w:rsidR="00C767F7" w:rsidRDefault="00C767F7" w:rsidP="009E444E">
      <w:pPr>
        <w:pStyle w:val="Bibliography"/>
        <w:spacing w:line="240" w:lineRule="auto"/>
        <w:ind w:left="0" w:firstLine="0"/>
        <w:rPr>
          <w:b/>
          <w:bCs/>
        </w:rPr>
      </w:pPr>
    </w:p>
    <w:p w14:paraId="5775D7E1" w14:textId="77777777" w:rsidR="00C767F7" w:rsidRDefault="00C767F7" w:rsidP="009E444E">
      <w:pPr>
        <w:pStyle w:val="Bibliography"/>
        <w:spacing w:line="240" w:lineRule="auto"/>
        <w:ind w:left="0" w:firstLine="0"/>
        <w:rPr>
          <w:b/>
          <w:bCs/>
        </w:rPr>
      </w:pPr>
    </w:p>
    <w:p w14:paraId="5EE7B617" w14:textId="77777777" w:rsidR="00C767F7" w:rsidRDefault="00C767F7" w:rsidP="009E444E">
      <w:pPr>
        <w:pStyle w:val="Bibliography"/>
        <w:spacing w:line="240" w:lineRule="auto"/>
        <w:ind w:left="0" w:firstLine="0"/>
        <w:rPr>
          <w:b/>
          <w:bCs/>
        </w:rPr>
      </w:pPr>
    </w:p>
    <w:p w14:paraId="7A418B03" w14:textId="77777777" w:rsidR="00C767F7" w:rsidRDefault="00C767F7" w:rsidP="009E444E">
      <w:pPr>
        <w:pStyle w:val="Bibliography"/>
        <w:spacing w:line="240" w:lineRule="auto"/>
        <w:ind w:left="0" w:firstLine="0"/>
        <w:rPr>
          <w:b/>
          <w:bCs/>
        </w:rPr>
      </w:pPr>
    </w:p>
    <w:p w14:paraId="3F7ED931" w14:textId="77777777" w:rsidR="00C767F7" w:rsidRDefault="00C767F7" w:rsidP="009E444E">
      <w:pPr>
        <w:pStyle w:val="Bibliography"/>
        <w:spacing w:line="240" w:lineRule="auto"/>
        <w:ind w:left="0" w:firstLine="0"/>
        <w:rPr>
          <w:b/>
          <w:bCs/>
        </w:rPr>
      </w:pPr>
    </w:p>
    <w:p w14:paraId="005F043F" w14:textId="77777777" w:rsidR="00C767F7" w:rsidRDefault="00C767F7" w:rsidP="009E444E">
      <w:pPr>
        <w:pStyle w:val="Bibliography"/>
        <w:spacing w:line="240" w:lineRule="auto"/>
        <w:ind w:left="0" w:firstLine="0"/>
        <w:rPr>
          <w:b/>
          <w:bCs/>
        </w:rPr>
      </w:pPr>
    </w:p>
    <w:p w14:paraId="58329763" w14:textId="77777777" w:rsidR="00C767F7" w:rsidRDefault="00C767F7" w:rsidP="009E444E">
      <w:pPr>
        <w:pStyle w:val="Bibliography"/>
        <w:spacing w:line="240" w:lineRule="auto"/>
        <w:ind w:left="0" w:firstLine="0"/>
        <w:rPr>
          <w:b/>
          <w:bCs/>
        </w:rPr>
      </w:pPr>
    </w:p>
    <w:p w14:paraId="27E69B24" w14:textId="77777777" w:rsidR="00C767F7" w:rsidRDefault="00C767F7" w:rsidP="009E444E">
      <w:pPr>
        <w:pStyle w:val="Bibliography"/>
        <w:spacing w:line="240" w:lineRule="auto"/>
        <w:ind w:left="0" w:firstLine="0"/>
        <w:rPr>
          <w:b/>
          <w:bCs/>
        </w:rPr>
      </w:pPr>
    </w:p>
    <w:p w14:paraId="54DA84B3" w14:textId="77777777" w:rsidR="00C767F7" w:rsidRDefault="00C767F7" w:rsidP="009E444E">
      <w:pPr>
        <w:pStyle w:val="Bibliography"/>
        <w:spacing w:line="240" w:lineRule="auto"/>
        <w:ind w:left="0" w:firstLine="0"/>
        <w:rPr>
          <w:b/>
          <w:bCs/>
        </w:rPr>
      </w:pPr>
    </w:p>
    <w:p w14:paraId="5E21B1F3" w14:textId="77777777" w:rsidR="00C767F7" w:rsidRDefault="00C767F7" w:rsidP="009E444E">
      <w:pPr>
        <w:pStyle w:val="Bibliography"/>
        <w:spacing w:line="240" w:lineRule="auto"/>
        <w:ind w:left="0" w:firstLine="0"/>
        <w:rPr>
          <w:b/>
          <w:bCs/>
        </w:rPr>
      </w:pPr>
    </w:p>
    <w:p w14:paraId="4DB498D5" w14:textId="77777777" w:rsidR="009E444E" w:rsidRPr="00960A99" w:rsidRDefault="009E444E" w:rsidP="009E444E">
      <w:pPr>
        <w:spacing w:before="0" w:after="200" w:line="240" w:lineRule="auto"/>
        <w:rPr>
          <w:b/>
          <w:bCs/>
        </w:rPr>
      </w:pPr>
      <w:r>
        <w:rPr>
          <w:rFonts w:cs="Times New Roman"/>
          <w:b/>
          <w:bCs/>
        </w:rPr>
        <w:lastRenderedPageBreak/>
        <w:t>Table 1</w:t>
      </w:r>
    </w:p>
    <w:p w14:paraId="24581040"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49A14124" w14:textId="77777777" w:rsidTr="00F824C8">
        <w:trPr>
          <w:trHeight w:val="720"/>
          <w:jc w:val="center"/>
        </w:trPr>
        <w:tc>
          <w:tcPr>
            <w:tcW w:w="2460" w:type="dxa"/>
            <w:vMerge w:val="restart"/>
          </w:tcPr>
          <w:p w14:paraId="61743E2A"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4381C612"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4988132"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13BABAAE" w14:textId="77777777" w:rsidTr="00F824C8">
        <w:trPr>
          <w:trHeight w:val="743"/>
          <w:jc w:val="center"/>
        </w:trPr>
        <w:tc>
          <w:tcPr>
            <w:tcW w:w="2460" w:type="dxa"/>
            <w:vMerge/>
            <w:tcBorders>
              <w:bottom w:val="single" w:sz="4" w:space="0" w:color="auto"/>
            </w:tcBorders>
          </w:tcPr>
          <w:p w14:paraId="4A4CE416"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02D6E9F3"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09D9CD79"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03AC454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02EB30C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37D90E43" w14:textId="77777777" w:rsidTr="00CF037A">
        <w:trPr>
          <w:trHeight w:val="639"/>
          <w:jc w:val="center"/>
        </w:trPr>
        <w:tc>
          <w:tcPr>
            <w:tcW w:w="2460" w:type="dxa"/>
            <w:tcBorders>
              <w:bottom w:val="nil"/>
            </w:tcBorders>
            <w:vAlign w:val="center"/>
          </w:tcPr>
          <w:p w14:paraId="7D98723A"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C631885"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0B07AE9"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D681941"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4D9DBFE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65177F15" w14:textId="77777777" w:rsidTr="00F824C8">
        <w:trPr>
          <w:trHeight w:val="319"/>
          <w:jc w:val="center"/>
        </w:trPr>
        <w:tc>
          <w:tcPr>
            <w:tcW w:w="2460" w:type="dxa"/>
            <w:tcBorders>
              <w:top w:val="nil"/>
              <w:bottom w:val="nil"/>
            </w:tcBorders>
            <w:vAlign w:val="center"/>
          </w:tcPr>
          <w:p w14:paraId="1D050366"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64601879"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5597D18B"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3C4E9770" w14:textId="77777777" w:rsidR="009E444E" w:rsidRPr="00960A99" w:rsidRDefault="009E444E" w:rsidP="00F824C8">
            <w:pPr>
              <w:spacing w:line="240" w:lineRule="auto"/>
              <w:jc w:val="center"/>
              <w:rPr>
                <w:rFonts w:cs="Times New Roman"/>
                <w:lang w:val="it-IT"/>
              </w:rPr>
            </w:pPr>
            <w:del w:id="122" w:author="Claude" w:date="2026-06-13T00:00:00Z">
              <w:r>
                <w:rPr>
                  <w:rFonts w:cs="Times New Roman"/>
                  <w:lang w:val="it-IT"/>
                </w:rPr>
                <w:delText>-2.02 [-4.84, 0.76]</w:delText>
              </w:r>
            </w:del>
            <w:ins w:id="123" w:author="Claude" w:date="2026-06-13T00:00:00Z">
              <w:r>
                <w:rPr>
                  <w:rFonts w:cs="Times New Roman"/>
                  <w:color w:val="EE0000"/>
                  <w:lang w:val="it-IT"/>
                </w:rPr>
                <w:t>-2.04 [-4.76, 0.73]</w:t>
              </w:r>
            </w:ins>
          </w:p>
        </w:tc>
        <w:tc>
          <w:tcPr>
            <w:tcW w:w="774" w:type="dxa"/>
            <w:gridSpan w:val="2"/>
            <w:tcBorders>
              <w:top w:val="nil"/>
              <w:bottom w:val="nil"/>
            </w:tcBorders>
            <w:vAlign w:val="center"/>
          </w:tcPr>
          <w:p w14:paraId="2E148AA4"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26925806" w14:textId="77777777" w:rsidTr="00F824C8">
        <w:trPr>
          <w:trHeight w:val="319"/>
          <w:jc w:val="center"/>
        </w:trPr>
        <w:tc>
          <w:tcPr>
            <w:tcW w:w="2460" w:type="dxa"/>
            <w:tcBorders>
              <w:top w:val="nil"/>
              <w:bottom w:val="nil"/>
            </w:tcBorders>
            <w:vAlign w:val="center"/>
          </w:tcPr>
          <w:p w14:paraId="517329BC"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A14FAB8"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21E3547D"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292D0B9D"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40235576" w14:textId="77777777" w:rsidR="009E444E" w:rsidRPr="00960A99" w:rsidRDefault="009E444E" w:rsidP="00CF037A">
            <w:pPr>
              <w:spacing w:line="240" w:lineRule="auto"/>
              <w:jc w:val="center"/>
              <w:rPr>
                <w:rFonts w:cs="Times New Roman"/>
              </w:rPr>
            </w:pPr>
            <w:r>
              <w:rPr>
                <w:b/>
                <w:bCs/>
              </w:rPr>
              <w:t>0.98</w:t>
            </w:r>
          </w:p>
        </w:tc>
      </w:tr>
      <w:tr w:rsidR="009E444E" w:rsidRPr="00960A99" w14:paraId="15EA4679" w14:textId="77777777" w:rsidTr="00F824C8">
        <w:trPr>
          <w:trHeight w:val="674"/>
          <w:jc w:val="center"/>
        </w:trPr>
        <w:tc>
          <w:tcPr>
            <w:tcW w:w="2460" w:type="dxa"/>
            <w:tcBorders>
              <w:top w:val="nil"/>
              <w:bottom w:val="nil"/>
            </w:tcBorders>
          </w:tcPr>
          <w:p w14:paraId="5747B4F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74F58ECA"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0B73C449"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733DE362"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28490FA7" w14:textId="77777777" w:rsidR="009E444E" w:rsidRPr="00960A99" w:rsidRDefault="009E444E" w:rsidP="00CF037A">
            <w:pPr>
              <w:spacing w:line="240" w:lineRule="auto"/>
              <w:jc w:val="center"/>
              <w:rPr>
                <w:rFonts w:cs="Times New Roman"/>
              </w:rPr>
            </w:pPr>
            <w:r>
              <w:t>0.54</w:t>
            </w:r>
          </w:p>
        </w:tc>
      </w:tr>
      <w:tr w:rsidR="009E444E" w:rsidRPr="00960A99" w14:paraId="05FE4C12" w14:textId="77777777" w:rsidTr="00F824C8">
        <w:trPr>
          <w:trHeight w:val="674"/>
          <w:jc w:val="center"/>
        </w:trPr>
        <w:tc>
          <w:tcPr>
            <w:tcW w:w="2460" w:type="dxa"/>
            <w:tcBorders>
              <w:top w:val="nil"/>
              <w:bottom w:val="single" w:sz="4" w:space="0" w:color="auto"/>
            </w:tcBorders>
          </w:tcPr>
          <w:p w14:paraId="579E4A66"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E991EF7"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0345E9DD" w14:textId="77777777" w:rsidR="009E444E" w:rsidRPr="00960A99" w:rsidRDefault="009E444E" w:rsidP="00F824C8">
            <w:pPr>
              <w:spacing w:line="240" w:lineRule="auto"/>
              <w:jc w:val="center"/>
              <w:rPr>
                <w:rFonts w:cs="Times New Roman"/>
                <w:lang w:val="it-IT"/>
              </w:rPr>
            </w:pPr>
            <w:del w:id="124" w:author="Claude" w:date="2026-06-13T00:00:00Z">
              <w:r>
                <w:rPr>
                  <w:rFonts w:cs="Times New Roman"/>
                  <w:lang w:val="it-IT"/>
                </w:rPr>
                <w:delText>0.54</w:delText>
              </w:r>
            </w:del>
            <w:ins w:id="125" w:author="Claude" w:date="2026-06-13T00:00:00Z">
              <w:r>
                <w:rPr>
                  <w:rFonts w:cs="Times New Roman"/>
                  <w:color w:val="EE0000"/>
                  <w:lang w:val="it-IT"/>
                </w:rPr>
                <w:t>0.56</w:t>
              </w:r>
            </w:ins>
          </w:p>
        </w:tc>
        <w:tc>
          <w:tcPr>
            <w:tcW w:w="2583" w:type="dxa"/>
            <w:tcBorders>
              <w:top w:val="nil"/>
              <w:bottom w:val="single" w:sz="4" w:space="0" w:color="auto"/>
            </w:tcBorders>
          </w:tcPr>
          <w:p w14:paraId="2C2967A0"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4B7942A3" w14:textId="77777777" w:rsidR="009E444E" w:rsidRPr="00960A99" w:rsidRDefault="009E444E" w:rsidP="00CF037A">
            <w:pPr>
              <w:spacing w:line="240" w:lineRule="auto"/>
              <w:jc w:val="center"/>
            </w:pPr>
            <w:r>
              <w:t>0.80</w:t>
            </w:r>
          </w:p>
        </w:tc>
      </w:tr>
    </w:tbl>
    <w:p w14:paraId="07B914C0"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25DC4CB" w14:textId="77777777" w:rsidR="009E444E" w:rsidRPr="00960A99" w:rsidRDefault="009E444E" w:rsidP="009E444E">
      <w:pPr>
        <w:pStyle w:val="Bibliography"/>
        <w:spacing w:line="240" w:lineRule="auto"/>
        <w:ind w:left="0" w:firstLine="0"/>
        <w:rPr>
          <w:b/>
          <w:bCs/>
        </w:rPr>
      </w:pPr>
      <w:r>
        <w:rPr>
          <w:b/>
          <w:bCs/>
        </w:rPr>
        <w:t>Table 2</w:t>
      </w:r>
    </w:p>
    <w:p w14:paraId="42537EAE"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2CDF2141" w14:textId="77777777" w:rsidTr="00F824C8">
        <w:trPr>
          <w:trHeight w:val="720"/>
          <w:jc w:val="center"/>
        </w:trPr>
        <w:tc>
          <w:tcPr>
            <w:tcW w:w="2460" w:type="dxa"/>
            <w:vMerge w:val="restart"/>
          </w:tcPr>
          <w:p w14:paraId="182FB85F"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79C0E236"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7B31951"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6A6372C2" w14:textId="77777777" w:rsidTr="00F824C8">
        <w:trPr>
          <w:trHeight w:val="743"/>
          <w:jc w:val="center"/>
        </w:trPr>
        <w:tc>
          <w:tcPr>
            <w:tcW w:w="2460" w:type="dxa"/>
            <w:vMerge/>
            <w:tcBorders>
              <w:bottom w:val="single" w:sz="4" w:space="0" w:color="auto"/>
            </w:tcBorders>
          </w:tcPr>
          <w:p w14:paraId="070B7297"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D37B244"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3CBEC95F"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7E402636"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7E06EA9D"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63D313C5" w14:textId="77777777" w:rsidTr="00BD274E">
        <w:trPr>
          <w:trHeight w:val="639"/>
          <w:jc w:val="center"/>
        </w:trPr>
        <w:tc>
          <w:tcPr>
            <w:tcW w:w="2460" w:type="dxa"/>
            <w:tcBorders>
              <w:bottom w:val="nil"/>
            </w:tcBorders>
            <w:vAlign w:val="center"/>
          </w:tcPr>
          <w:p w14:paraId="043661B5"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354F1F71"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3775FEDA"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44BED201"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78B3DE9" w14:textId="77777777" w:rsidR="009E444E" w:rsidRPr="00960A99" w:rsidRDefault="009E444E" w:rsidP="00F824C8">
            <w:pPr>
              <w:spacing w:line="240" w:lineRule="auto"/>
              <w:jc w:val="center"/>
              <w:rPr>
                <w:rFonts w:cs="Times New Roman"/>
              </w:rPr>
            </w:pPr>
            <w:r>
              <w:t>0.78</w:t>
            </w:r>
          </w:p>
        </w:tc>
      </w:tr>
      <w:tr w:rsidR="009E444E" w:rsidRPr="00960A99" w14:paraId="2C388849" w14:textId="77777777" w:rsidTr="00F824C8">
        <w:trPr>
          <w:trHeight w:val="319"/>
          <w:jc w:val="center"/>
        </w:trPr>
        <w:tc>
          <w:tcPr>
            <w:tcW w:w="2460" w:type="dxa"/>
            <w:tcBorders>
              <w:top w:val="nil"/>
              <w:bottom w:val="nil"/>
            </w:tcBorders>
            <w:vAlign w:val="center"/>
          </w:tcPr>
          <w:p w14:paraId="33AA5DA2"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29D6ED5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55CD6A3"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45A2FA7D" w14:textId="77777777" w:rsidR="009E444E" w:rsidRPr="00960A99" w:rsidRDefault="009E444E" w:rsidP="00F824C8">
            <w:pPr>
              <w:spacing w:line="240" w:lineRule="auto"/>
              <w:jc w:val="center"/>
              <w:rPr>
                <w:rFonts w:cs="Times New Roman"/>
                <w:lang w:val="it-IT"/>
              </w:rPr>
            </w:pPr>
            <w:del w:id="126" w:author="Claude" w:date="2026-06-13T00:00:00Z">
              <w:r>
                <w:delText>0.30 [-0.52, 1.12]</w:delText>
              </w:r>
            </w:del>
            <w:ins w:id="127" w:author="Claude" w:date="2026-06-13T00:00:00Z">
              <w:r>
                <w:rPr>
                  <w:color w:val="EE0000"/>
                </w:rPr>
                <w:t>0.22 [-0.61, 1.04]</w:t>
              </w:r>
            </w:ins>
          </w:p>
        </w:tc>
        <w:tc>
          <w:tcPr>
            <w:tcW w:w="774" w:type="dxa"/>
            <w:gridSpan w:val="2"/>
            <w:tcBorders>
              <w:top w:val="nil"/>
              <w:bottom w:val="nil"/>
            </w:tcBorders>
          </w:tcPr>
          <w:p w14:paraId="18706DFF" w14:textId="77777777" w:rsidR="009E444E" w:rsidRPr="00960A99" w:rsidRDefault="009E444E" w:rsidP="00F824C8">
            <w:pPr>
              <w:spacing w:line="240" w:lineRule="auto"/>
              <w:jc w:val="center"/>
              <w:rPr>
                <w:rFonts w:cs="Times New Roman"/>
              </w:rPr>
            </w:pPr>
            <w:r>
              <w:t>0.66</w:t>
            </w:r>
          </w:p>
        </w:tc>
      </w:tr>
      <w:tr w:rsidR="009E444E" w:rsidRPr="00960A99" w14:paraId="4E8830BC" w14:textId="77777777" w:rsidTr="00F824C8">
        <w:trPr>
          <w:trHeight w:val="674"/>
          <w:jc w:val="center"/>
        </w:trPr>
        <w:tc>
          <w:tcPr>
            <w:tcW w:w="2460" w:type="dxa"/>
            <w:tcBorders>
              <w:top w:val="nil"/>
              <w:bottom w:val="nil"/>
            </w:tcBorders>
            <w:vAlign w:val="center"/>
          </w:tcPr>
          <w:p w14:paraId="0FD11849"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639D7219"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2A2F1129"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6AB210D5"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4C3CAB65" w14:textId="77777777" w:rsidR="009E444E" w:rsidRPr="00960A99" w:rsidRDefault="009E444E" w:rsidP="00F824C8">
            <w:pPr>
              <w:spacing w:line="240" w:lineRule="auto"/>
              <w:jc w:val="center"/>
              <w:rPr>
                <w:rFonts w:cs="Times New Roman"/>
                <w:b/>
                <w:bCs/>
              </w:rPr>
            </w:pPr>
            <w:r>
              <w:t>0.82</w:t>
            </w:r>
          </w:p>
        </w:tc>
      </w:tr>
      <w:tr w:rsidR="009E444E" w:rsidRPr="00960A99" w14:paraId="2B14A43D" w14:textId="77777777" w:rsidTr="00F824C8">
        <w:trPr>
          <w:trHeight w:val="674"/>
          <w:jc w:val="center"/>
        </w:trPr>
        <w:tc>
          <w:tcPr>
            <w:tcW w:w="2460" w:type="dxa"/>
            <w:tcBorders>
              <w:top w:val="nil"/>
              <w:bottom w:val="nil"/>
            </w:tcBorders>
          </w:tcPr>
          <w:p w14:paraId="59C27D7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1554A1B7"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ACCAEA3"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49549628"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4D11486F" w14:textId="77777777" w:rsidR="009E444E" w:rsidRPr="00960A99" w:rsidRDefault="009E444E" w:rsidP="00F824C8">
            <w:pPr>
              <w:spacing w:line="240" w:lineRule="auto"/>
              <w:jc w:val="center"/>
              <w:rPr>
                <w:rFonts w:cs="Times New Roman"/>
              </w:rPr>
            </w:pPr>
            <w:r>
              <w:t>0.74</w:t>
            </w:r>
          </w:p>
        </w:tc>
      </w:tr>
      <w:tr w:rsidR="009E444E" w:rsidRPr="00960A99" w14:paraId="631FF080" w14:textId="77777777" w:rsidTr="00F824C8">
        <w:trPr>
          <w:trHeight w:val="674"/>
          <w:jc w:val="center"/>
        </w:trPr>
        <w:tc>
          <w:tcPr>
            <w:tcW w:w="2460" w:type="dxa"/>
            <w:tcBorders>
              <w:top w:val="nil"/>
              <w:bottom w:val="single" w:sz="4" w:space="0" w:color="auto"/>
            </w:tcBorders>
          </w:tcPr>
          <w:p w14:paraId="51ED90CD"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21D8DDBE" w14:textId="77777777" w:rsidR="009E444E" w:rsidRPr="00960A99" w:rsidRDefault="009E444E" w:rsidP="00F824C8">
            <w:pPr>
              <w:spacing w:line="240" w:lineRule="auto"/>
              <w:jc w:val="center"/>
            </w:pPr>
            <w:del w:id="128" w:author="Claude" w:date="2026-06-13T00:00:00Z">
              <w:r>
                <w:delText>-0.02 [-1.04, 0.97]</w:delText>
              </w:r>
            </w:del>
            <w:ins w:id="129" w:author="Claude" w:date="2026-06-13T00:00:00Z">
              <w:r>
                <w:rPr>
                  <w:color w:val="EE0000"/>
                </w:rPr>
                <w:t>-0.02 [-0.83, 0.79]</w:t>
              </w:r>
            </w:ins>
          </w:p>
        </w:tc>
        <w:tc>
          <w:tcPr>
            <w:tcW w:w="709" w:type="dxa"/>
            <w:tcBorders>
              <w:top w:val="nil"/>
              <w:bottom w:val="single" w:sz="4" w:space="0" w:color="auto"/>
            </w:tcBorders>
          </w:tcPr>
          <w:p w14:paraId="17BF90A0"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2B1C125C"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6EF90ACB" w14:textId="77777777" w:rsidR="009E444E" w:rsidRPr="00960A99" w:rsidRDefault="009E444E" w:rsidP="00F824C8">
            <w:pPr>
              <w:spacing w:line="240" w:lineRule="auto"/>
              <w:jc w:val="center"/>
            </w:pPr>
            <w:r>
              <w:rPr>
                <w:b/>
                <w:bCs/>
              </w:rPr>
              <w:t>0.96</w:t>
            </w:r>
          </w:p>
        </w:tc>
      </w:tr>
    </w:tbl>
    <w:p w14:paraId="5B5A47C6"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318058A3" w14:textId="77777777" w:rsidR="009E444E" w:rsidRPr="00960A99" w:rsidRDefault="009E444E" w:rsidP="009E444E">
      <w:pPr>
        <w:pStyle w:val="Bibliography"/>
        <w:spacing w:line="240" w:lineRule="auto"/>
        <w:ind w:left="0" w:firstLine="0"/>
        <w:rPr>
          <w:b/>
          <w:bCs/>
        </w:rPr>
      </w:pPr>
      <w:r>
        <w:rPr>
          <w:b/>
          <w:bCs/>
        </w:rPr>
        <w:t>Table 3</w:t>
      </w:r>
    </w:p>
    <w:p w14:paraId="23D539A9"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94ED890" w14:textId="77777777" w:rsidTr="00F824C8">
        <w:trPr>
          <w:trHeight w:val="720"/>
          <w:jc w:val="center"/>
        </w:trPr>
        <w:tc>
          <w:tcPr>
            <w:tcW w:w="2420" w:type="dxa"/>
            <w:vMerge w:val="restart"/>
          </w:tcPr>
          <w:p w14:paraId="4611D712"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35749CBD"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55ADD846"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65D36922" w14:textId="77777777" w:rsidTr="00F824C8">
        <w:trPr>
          <w:gridAfter w:val="1"/>
          <w:wAfter w:w="326" w:type="dxa"/>
          <w:trHeight w:val="743"/>
          <w:jc w:val="center"/>
        </w:trPr>
        <w:tc>
          <w:tcPr>
            <w:tcW w:w="2420" w:type="dxa"/>
            <w:vMerge/>
            <w:tcBorders>
              <w:bottom w:val="single" w:sz="4" w:space="0" w:color="auto"/>
            </w:tcBorders>
          </w:tcPr>
          <w:p w14:paraId="30D6CBB4"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3B51857E"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417B0917"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28189AC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52F6EC48"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0867E517" w14:textId="77777777" w:rsidTr="00F824C8">
        <w:trPr>
          <w:trHeight w:val="639"/>
          <w:jc w:val="center"/>
        </w:trPr>
        <w:tc>
          <w:tcPr>
            <w:tcW w:w="2420" w:type="dxa"/>
            <w:tcBorders>
              <w:bottom w:val="nil"/>
            </w:tcBorders>
            <w:vAlign w:val="center"/>
          </w:tcPr>
          <w:p w14:paraId="7A753B87"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7E79A5BF"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BD88C65"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5D8EC9D8"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49E2446D" w14:textId="77777777" w:rsidR="009E444E" w:rsidRPr="00960A99" w:rsidRDefault="009E444E" w:rsidP="00F824C8">
            <w:pPr>
              <w:spacing w:line="240" w:lineRule="auto"/>
              <w:jc w:val="center"/>
              <w:rPr>
                <w:lang w:val="it-IT"/>
              </w:rPr>
            </w:pPr>
            <w:r>
              <w:rPr>
                <w:lang w:val="it-IT"/>
              </w:rPr>
              <w:t>110.3 (9.2)</w:t>
            </w:r>
          </w:p>
        </w:tc>
      </w:tr>
      <w:tr w:rsidR="009E444E" w:rsidRPr="00960A99" w14:paraId="63BBC195" w14:textId="77777777" w:rsidTr="00F824C8">
        <w:trPr>
          <w:trHeight w:val="319"/>
          <w:jc w:val="center"/>
        </w:trPr>
        <w:tc>
          <w:tcPr>
            <w:tcW w:w="2420" w:type="dxa"/>
            <w:tcBorders>
              <w:top w:val="nil"/>
              <w:bottom w:val="nil"/>
            </w:tcBorders>
            <w:vAlign w:val="center"/>
          </w:tcPr>
          <w:p w14:paraId="14CC4E84"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7CECE967"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27C31140"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01798F42"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2F7983A3" w14:textId="77777777" w:rsidR="009E444E" w:rsidRPr="00960A99" w:rsidRDefault="009E444E" w:rsidP="00F824C8">
            <w:pPr>
              <w:spacing w:line="240" w:lineRule="auto"/>
              <w:jc w:val="center"/>
              <w:rPr>
                <w:lang w:val="it-IT"/>
              </w:rPr>
            </w:pPr>
            <w:r>
              <w:rPr>
                <w:lang w:val="it-IT"/>
              </w:rPr>
              <w:t>118.0 (9.4)</w:t>
            </w:r>
          </w:p>
        </w:tc>
      </w:tr>
      <w:tr w:rsidR="009E444E" w:rsidRPr="00960A99" w14:paraId="4CB4469D" w14:textId="77777777" w:rsidTr="00F824C8">
        <w:trPr>
          <w:trHeight w:val="319"/>
          <w:jc w:val="center"/>
        </w:trPr>
        <w:tc>
          <w:tcPr>
            <w:tcW w:w="2420" w:type="dxa"/>
            <w:tcBorders>
              <w:top w:val="nil"/>
              <w:bottom w:val="single" w:sz="4" w:space="0" w:color="auto"/>
            </w:tcBorders>
            <w:vAlign w:val="center"/>
          </w:tcPr>
          <w:p w14:paraId="34FE4D67"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1AEC499A"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75D062F9"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5671D5FA"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682ACAD5" w14:textId="77777777" w:rsidR="009E444E" w:rsidRPr="00960A99" w:rsidRDefault="009E444E" w:rsidP="00F824C8">
            <w:pPr>
              <w:spacing w:line="240" w:lineRule="auto"/>
              <w:jc w:val="center"/>
              <w:rPr>
                <w:lang w:val="it-IT"/>
              </w:rPr>
            </w:pPr>
            <w:r>
              <w:rPr>
                <w:lang w:val="it-IT"/>
              </w:rPr>
              <w:t>109.0 (8.9)</w:t>
            </w:r>
          </w:p>
        </w:tc>
      </w:tr>
    </w:tbl>
    <w:p w14:paraId="3B05CAD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68430007" w14:textId="77777777" w:rsidR="009E444E" w:rsidRPr="00960A99" w:rsidRDefault="009E444E" w:rsidP="009E444E">
      <w:pPr>
        <w:pStyle w:val="Bibliography"/>
        <w:spacing w:line="240" w:lineRule="auto"/>
        <w:ind w:left="0" w:firstLine="0"/>
        <w:rPr>
          <w:b/>
          <w:bCs/>
        </w:rPr>
      </w:pPr>
      <w:r>
        <w:rPr>
          <w:b/>
          <w:bCs/>
        </w:rPr>
        <w:t>Table 4</w:t>
      </w:r>
    </w:p>
    <w:p w14:paraId="6D6504A7"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2B79B3C8" w14:textId="77777777" w:rsidTr="00F824C8">
        <w:trPr>
          <w:trHeight w:val="610"/>
          <w:jc w:val="center"/>
        </w:trPr>
        <w:tc>
          <w:tcPr>
            <w:tcW w:w="1884" w:type="dxa"/>
            <w:vMerge w:val="restart"/>
          </w:tcPr>
          <w:p w14:paraId="57705B06"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0C60E5A7"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7C56DD6E"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7F53886A" w14:textId="77777777" w:rsidTr="00F824C8">
        <w:trPr>
          <w:gridAfter w:val="1"/>
          <w:wAfter w:w="267" w:type="dxa"/>
          <w:trHeight w:val="630"/>
          <w:jc w:val="center"/>
        </w:trPr>
        <w:tc>
          <w:tcPr>
            <w:tcW w:w="1884" w:type="dxa"/>
            <w:vMerge/>
            <w:tcBorders>
              <w:bottom w:val="single" w:sz="4" w:space="0" w:color="auto"/>
            </w:tcBorders>
          </w:tcPr>
          <w:p w14:paraId="76F2CC01"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B894616"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3C52A045"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DB4E95"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206289F7" w14:textId="77777777" w:rsidR="009E444E" w:rsidRPr="00960A99" w:rsidRDefault="009E444E" w:rsidP="00F824C8">
            <w:pPr>
              <w:spacing w:line="240" w:lineRule="auto"/>
              <w:rPr>
                <w:rFonts w:cs="Times New Roman"/>
              </w:rPr>
            </w:pPr>
          </w:p>
        </w:tc>
      </w:tr>
      <w:tr w:rsidR="009E444E" w:rsidRPr="00960A99" w14:paraId="3BB6E257" w14:textId="77777777" w:rsidTr="00F824C8">
        <w:trPr>
          <w:trHeight w:val="541"/>
          <w:jc w:val="center"/>
        </w:trPr>
        <w:tc>
          <w:tcPr>
            <w:tcW w:w="1884" w:type="dxa"/>
            <w:tcBorders>
              <w:top w:val="nil"/>
              <w:bottom w:val="nil"/>
            </w:tcBorders>
            <w:vAlign w:val="center"/>
          </w:tcPr>
          <w:p w14:paraId="42A559D9"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5C749FBD"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01210190"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6A459401"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0A4BC807" w14:textId="77777777" w:rsidR="009E444E" w:rsidRPr="00960A99" w:rsidRDefault="009E444E" w:rsidP="00F824C8">
            <w:pPr>
              <w:spacing w:line="240" w:lineRule="auto"/>
              <w:rPr>
                <w:lang w:val="it-IT"/>
              </w:rPr>
            </w:pPr>
          </w:p>
        </w:tc>
        <w:tc>
          <w:tcPr>
            <w:tcW w:w="2291" w:type="dxa"/>
            <w:gridSpan w:val="2"/>
            <w:tcBorders>
              <w:top w:val="nil"/>
              <w:bottom w:val="nil"/>
            </w:tcBorders>
          </w:tcPr>
          <w:p w14:paraId="1845756F" w14:textId="77777777" w:rsidR="009E444E" w:rsidRPr="00960A99" w:rsidRDefault="009E444E" w:rsidP="00F824C8">
            <w:pPr>
              <w:spacing w:line="240" w:lineRule="auto"/>
              <w:rPr>
                <w:lang w:val="it-IT"/>
              </w:rPr>
            </w:pPr>
            <w:r>
              <w:rPr>
                <w:rFonts w:cs="Times New Roman"/>
                <w:lang w:val="it-IT"/>
              </w:rPr>
              <w:t>+30%</w:t>
            </w:r>
          </w:p>
        </w:tc>
      </w:tr>
      <w:tr w:rsidR="009E444E" w:rsidRPr="00960A99" w14:paraId="15C7ECC1" w14:textId="77777777" w:rsidTr="00F824C8">
        <w:trPr>
          <w:trHeight w:val="541"/>
          <w:jc w:val="center"/>
        </w:trPr>
        <w:tc>
          <w:tcPr>
            <w:tcW w:w="1884" w:type="dxa"/>
            <w:tcBorders>
              <w:top w:val="nil"/>
              <w:bottom w:val="single" w:sz="4" w:space="0" w:color="auto"/>
            </w:tcBorders>
            <w:vAlign w:val="center"/>
          </w:tcPr>
          <w:p w14:paraId="7215F43A"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4F473FFE"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7B6ED4E7"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65EA95C1"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73800645"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17D7A42"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6CCBB024" w14:textId="77777777" w:rsidTr="00F824C8">
        <w:trPr>
          <w:trHeight w:val="541"/>
          <w:jc w:val="center"/>
        </w:trPr>
        <w:tc>
          <w:tcPr>
            <w:tcW w:w="9648" w:type="dxa"/>
            <w:gridSpan w:val="11"/>
            <w:tcBorders>
              <w:top w:val="single" w:sz="4" w:space="0" w:color="auto"/>
              <w:bottom w:val="nil"/>
            </w:tcBorders>
            <w:vAlign w:val="center"/>
          </w:tcPr>
          <w:p w14:paraId="31D25320"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86"/>
      <w:bookmarkEnd w:id="88"/>
      <w:bookmarkEnd w:id="119"/>
    </w:tbl>
    <w:p w14:paraId="5D3133C9" w14:textId="77777777" w:rsidR="002B6180" w:rsidRDefault="002B6180" w:rsidP="009E444E">
      <w:pPr>
        <w:pStyle w:val="Bibliography"/>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CDE2A" w14:textId="77777777" w:rsidR="0041653E" w:rsidRDefault="0041653E">
      <w:pPr>
        <w:spacing w:before="0" w:after="0" w:line="240" w:lineRule="auto"/>
      </w:pPr>
      <w:r>
        <w:separator/>
      </w:r>
    </w:p>
  </w:endnote>
  <w:endnote w:type="continuationSeparator" w:id="0">
    <w:p w14:paraId="6A7D093B" w14:textId="77777777" w:rsidR="0041653E" w:rsidRDefault="004165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708E0" w14:textId="77777777" w:rsidR="0041653E" w:rsidRDefault="0041653E">
      <w:r>
        <w:separator/>
      </w:r>
    </w:p>
  </w:footnote>
  <w:footnote w:type="continuationSeparator" w:id="0">
    <w:p w14:paraId="57ED6E94" w14:textId="77777777" w:rsidR="0041653E" w:rsidRDefault="0041653E">
      <w:r>
        <w:continuationSeparator/>
      </w:r>
    </w:p>
  </w:footnote>
  <w:footnote w:id="1">
    <w:p w14:paraId="2EB7F980"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11EA33B3"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CE21CF"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C5E7C8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DC2E11"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60F80513"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E793B4"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B40A5"/>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81224"/>
    <w:rsid w:val="00393222"/>
    <w:rsid w:val="00396E5B"/>
    <w:rsid w:val="003A127E"/>
    <w:rsid w:val="003B01C3"/>
    <w:rsid w:val="003B4579"/>
    <w:rsid w:val="003F7277"/>
    <w:rsid w:val="004140CD"/>
    <w:rsid w:val="0041653E"/>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8E9"/>
    <w:rsid w:val="00CC4A16"/>
    <w:rsid w:val="00CC7A03"/>
    <w:rsid w:val="00CF037A"/>
    <w:rsid w:val="00D11693"/>
    <w:rsid w:val="00D22A98"/>
    <w:rsid w:val="00D3677D"/>
    <w:rsid w:val="00D4503B"/>
    <w:rsid w:val="00D455EF"/>
    <w:rsid w:val="00D85DA6"/>
    <w:rsid w:val="00D9661C"/>
    <w:rsid w:val="00D96A45"/>
    <w:rsid w:val="00DA408E"/>
    <w:rsid w:val="00DA4E4A"/>
    <w:rsid w:val="00DA6CE0"/>
    <w:rsid w:val="00DB7822"/>
    <w:rsid w:val="00DC5247"/>
    <w:rsid w:val="00DE20E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26B3"/>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39</Pages>
  <Words>9869</Words>
  <Characters>56259</Characters>
  <Application>Microsoft Office Word</Application>
  <DocSecurity>0</DocSecurity>
  <Lines>468</Lines>
  <Paragraphs>131</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65997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5</cp:revision>
  <dcterms:created xsi:type="dcterms:W3CDTF">2026-06-13T09:13:00Z</dcterms:created>
  <dcterms:modified xsi:type="dcterms:W3CDTF">2026-06-15T03:53:00Z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