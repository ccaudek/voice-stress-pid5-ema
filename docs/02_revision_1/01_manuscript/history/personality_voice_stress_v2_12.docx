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A38C" w14:textId="77777777" w:rsidR="002B6180" w:rsidRPr="004666F0" w:rsidRDefault="00000000">
      <w:pPr>
        <w:pStyle w:val="h1-pagebreak"/>
        <w:rPr>
          <w:b/>
          <w:bCs w:val="0"/>
        </w:rPr>
      </w:pPr>
      <w:r>
        <w:rPr>
          <w:b/>
          <w:bCs w:val="0"/>
        </w:rPr>
        <w:t>Abstract</w:t>
      </w:r>
    </w:p>
    <w:p w14:paraId="73871510" w14:textId="77777777" w:rsidR="002B6180" w:rsidRDefault="00000000">
      <w:pPr>
        <w:pStyle w:val="BodyText"/>
      </w:pPr>
      <w:r>
        <w:t>This study examined whether vocal acoustics</w:t>
      </w:r>
      <w:r>
        <w:rPr>
          <w:color w:val="EE0000"/>
        </w:rPr>
        <w:t xml:space="preserve"> index context-dependent stress responses associated with personality pathology</w:t>
      </w:r>
      <w:r>
        <w:t xml:space="preserve">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exploratory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203FF389"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506E97D3" w14:textId="77777777" w:rsidR="002B6180" w:rsidRPr="00381224" w:rsidRDefault="00000000">
      <w:pPr>
        <w:pStyle w:val="h1-pagebreak"/>
        <w:rPr>
          <w:b/>
          <w:bCs w:val="0"/>
        </w:rPr>
      </w:pPr>
      <w:r>
        <w:rPr>
          <w:b/>
          <w:bCs w:val="0"/>
        </w:rPr>
        <w:lastRenderedPageBreak/>
        <w:t xml:space="preserve">Quantitative Voice Analysis </w:t>
      </w:r>
      <w:r>
        <w:rPr>
          <w:b/>
          <w:bCs w:val="0"/>
          <w:color w:val="EE0000"/>
        </w:rPr>
        <w:t>of Context-Dependent Stress Responses Associated with Personality Pathology Traits</w:t>
      </w:r>
      <w:r>
        <w:rPr>
          <w:b/>
          <w:bCs w:val="0"/>
        </w:rPr>
        <w:t>: A Bayesian Multilevel Ambulatory Assessment Study</w:t>
      </w:r>
    </w:p>
    <w:p w14:paraId="3DC35750" w14:textId="77777777" w:rsidR="002B6180" w:rsidRDefault="00000000">
      <w:pPr>
        <w:pStyle w:val="Heading1"/>
      </w:pPr>
      <w:bookmarkStart w:id="4" w:name="introduction"/>
      <w:r>
        <w:t>Introduction</w:t>
      </w:r>
    </w:p>
    <w:p w14:paraId="09F973DA"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41DE393A"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05464768"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742E1262"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26841CE2"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3554D781"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12DC3BB2"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25EAC840"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3B10F5A6" w14:textId="77777777" w:rsidR="002B6180" w:rsidRDefault="00000000">
      <w:pPr>
        <w:pStyle w:val="BodyText"/>
      </w:pPr>
      <w:r>
        <w:t xml:space="preserve">Our analyses were guided by two primary questions: (1) whether vocal parameters exhibit </w:t>
      </w:r>
      <w:del w:id="5" w:author="Claude" w:date="2026-06-16T00:00:00Z">
        <w:r>
          <w:delText>reliable</w:delText>
        </w:r>
      </w:del>
      <w:ins w:id="6" w:author="Claude" w:date="2026-06-16T00:00:00Z">
        <w:r>
          <w:rPr>
            <w:color w:val="EE0000"/>
          </w:rPr>
          <w:t>systematic</w:t>
        </w:r>
      </w:ins>
      <w:r>
        <w:t xml:space="preserv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14ACB634" w14:textId="77777777" w:rsidR="002B6180" w:rsidRDefault="00000000">
      <w:pPr>
        <w:pStyle w:val="BodyText"/>
      </w:pPr>
      <w:r>
        <w:t xml:space="preserve">Regarding moderation by personality pathology traits, we adopted a largely exploratory approach. The general implications for stress physiology outlined above—differential autonomic </w:t>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40D694A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03118125"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1941DF1" w14:textId="77777777" w:rsidR="002B6180" w:rsidRDefault="00000000">
      <w:pPr>
        <w:pStyle w:val="Heading1"/>
      </w:pPr>
      <w:bookmarkStart w:id="7" w:name="methods"/>
      <w:bookmarkEnd w:id="4"/>
      <w:r>
        <w:t>Methods</w:t>
      </w:r>
    </w:p>
    <w:p w14:paraId="3A4D748E" w14:textId="77777777" w:rsidR="002B6180" w:rsidRDefault="00000000">
      <w:pPr>
        <w:pStyle w:val="Heading2"/>
      </w:pPr>
      <w:bookmarkStart w:id="8" w:name="participants"/>
      <w:r>
        <w:t>Participants</w:t>
      </w:r>
    </w:p>
    <w:p w14:paraId="487D3970"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07114CF7"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9" w:name="design-and-procedure"/>
      <w:bookmarkEnd w:id="8"/>
    </w:p>
    <w:p w14:paraId="3DC259F3" w14:textId="77777777" w:rsidR="008062ED" w:rsidRPr="00CA4080" w:rsidRDefault="008062ED" w:rsidP="008062ED">
      <w:pPr>
        <w:pStyle w:val="BodyText"/>
        <w:ind w:firstLine="0"/>
        <w:rPr>
          <w:lang w:val="en-GB"/>
        </w:rPr>
      </w:pPr>
      <w:r>
        <w:rPr>
          <w:b/>
          <w:bCs/>
          <w:lang w:val="en-GB"/>
        </w:rPr>
        <w:t>Design and Procedure</w:t>
      </w:r>
    </w:p>
    <w:p w14:paraId="64019E49"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2D223CA6"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157D75E3"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0920472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36576EA7"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lastRenderedPageBreak/>
        <w:t>momentary assessments (EMA) via smartphone application, yielding an average of 27.0 EMA observations per participant (range: 12–31). The study was not preregistered.</w:t>
      </w:r>
    </w:p>
    <w:p w14:paraId="533CC652" w14:textId="77777777" w:rsidR="002B6180" w:rsidRDefault="00000000" w:rsidP="00AC7DE7">
      <w:pPr>
        <w:pStyle w:val="Heading2"/>
      </w:pPr>
      <w:bookmarkStart w:id="10" w:name="measures"/>
      <w:bookmarkEnd w:id="9"/>
      <w:r>
        <w:t>Measures</w:t>
      </w:r>
    </w:p>
    <w:p w14:paraId="5D9126D5"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248B9A90" w14:textId="77777777" w:rsidR="002B6180" w:rsidRDefault="00000000" w:rsidP="00AC7DE7">
      <w:pPr>
        <w:pStyle w:val="FirstParagraph"/>
      </w:pPr>
      <w:bookmarkStart w:id="11"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1AB55058"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w:t>
      </w:r>
      <w:del w:id="400" w:author="Claude" w:date="2026-06-16T00:00:00Z">
        <w:r>
          <w:delText>a subset of three items per domain</w:delText>
        </w:r>
      </w:del>
      <w:ins w:id="401" w:author="Claude" w:date="2026-06-16T00:00:00Z">
        <w:r>
          <w:rPr>
            <w:color w:val="EE0000"/>
          </w:rPr>
          <w:t>one item per facet (three per domain; 15 items in total)</w:t>
        </w:r>
      </w:ins>
      <w:r>
        <w:t xml:space="preserve">. </w:t>
      </w:r>
      <w:del w:id="402" w:author="Claude" w:date="2026-06-16T00:00:00Z">
        <w:r>
          <w:delText>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delText>
        </w:r>
      </w:del>
      <w:ins w:id="403" w:author="Claude" w:date="2026-06-16T00:00:00Z">
        <w:r>
          <w:rPr>
            <w:color w:val="EE0000"/>
          </w:rPr>
          <w:t>Items were selected from the full 220-item instrument with a structured psychometric procedure—exploratory factor analysis (loadings ≥ .40) and Mokken scaling (Loevinger's H ≥ .30) in an independent Italian sample (N = 1,183; Sica et al., 2024)—retaining the strongest, most scalable item for each facet (full procedure and item list in the Supplement).</w:t>
        </w:r>
      </w:ins>
    </w:p>
    <w:p w14:paraId="38D80521"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2498F90"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6B157993" w14:textId="77777777" w:rsidR="00364156" w:rsidRDefault="00000000">
      <w:pPr>
        <w:pStyle w:val="BodyText"/>
      </w:pPr>
      <w:r>
        <w:rPr>
          <w:color w:val="C00000"/>
        </w:rPr>
        <w:t>The same EMA notifications included the manipulation-check items used below: angry, sad, happy, satisfied, perceived threat, and situational pleasantness. Happy and satisfied were reverse-keyed for the negative-affect composite; pleasantness was analyzed in its original direction and, in a descriptive appraisal composite, reverse-keyed together with threat (SM, Section S-MC).</w:t>
      </w:r>
    </w:p>
    <w:p w14:paraId="31E5FCAE"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69E0670B" w14:textId="06F25302" w:rsidR="00CC1070" w:rsidRPr="00CC1070" w:rsidRDefault="00CC1070" w:rsidP="00CC1070">
      <w:pPr>
        <w:pStyle w:val="BodyText"/>
        <w:ind w:firstLine="0"/>
        <w:rPr>
          <w:b/>
          <w:bCs/>
          <w:i/>
          <w:iCs/>
        </w:rPr>
      </w:pPr>
      <w:r>
        <w:rPr>
          <w:b/>
          <w:bCs/>
          <w:i/>
          <w:iCs/>
        </w:rPr>
        <w:lastRenderedPageBreak/>
        <w:t>PID-5 score distributions</w:t>
      </w:r>
      <w:r>
        <w:rPr>
          <w:b/>
          <w:bCs/>
          <w:i/>
          <w:iCs/>
          <w:noProof/>
        </w:rPr>
        <w:drawing>
          <wp:inline distT="0" distB="0" distL="0" distR="0" wp14:anchorId="3E382089" wp14:editId="11A84D6E">
            <wp:extent cx="5972810" cy="3294380"/>
            <wp:effectExtent l="0" t="0" r="0" b="0"/>
            <wp:docPr id="379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59" name="Picture 3794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294380"/>
                    </a:xfrm>
                    <a:prstGeom prst="rect">
                      <a:avLst/>
                    </a:prstGeom>
                  </pic:spPr>
                </pic:pic>
              </a:graphicData>
            </a:graphic>
          </wp:inline>
        </w:drawing>
      </w:r>
    </w:p>
    <w:p w14:paraId="6A14A187" w14:textId="57B22FCB" w:rsidR="00CC1070" w:rsidRDefault="00CC1070" w:rsidP="00CC1070">
      <w:pPr>
        <w:pStyle w:val="BodyText"/>
        <w:ind w:firstLine="0"/>
      </w:pPr>
      <w:r>
        <w:t>Figure 1 shows the distributions of baseline full PID-5 domain scores and EMA-derived person-level domain means on a common 0–3 item-mean metric. The EMA scores were originally computed as sums of three items per domain and were therefore rescaled by dividing by three.</w:t>
      </w:r>
      <w:ins w:id="12" w:author="Claude" w:date="2026-06-16T00:00:00Z">
        <w:r>
          <w:rPr>
            <w:color w:val="EE0000"/>
          </w:rPr>
          <w:t xml:space="preserve"> This resolves the apparent scaling discrepancy noted at submission: the previously reported Negative Affectivity between-person mean of 4.53 was a three-item sum (0–9) and corresponds to 1.51 on the 0–3 metric.</w:t>
        </w:r>
      </w:ins>
      <w:r>
        <w:t xml:space="preserve"> The distributions indicate that the sample covered meaningful variability in Negative Affectivity, Detachment, and Disinhibition, whereas Antagonism and Psychoticism were concentrated toward the lower end of the scale</w:t>
      </w:r>
      <w:ins w:id="13" w:author="Claude" w:date="2026-06-16T00:00:00Z">
        <w:r>
          <w:rPr>
            <w:color w:val="EE0000"/>
          </w:rPr>
          <w:t>, most markedly in the EMA person-means, where the modal score is near zero</w:t>
        </w:r>
      </w:ins>
      <w:r>
        <w:t>, as expected in a non-clinical university sample. Consequently, moderation effects involving these domains should be interpreted as effects within a restricted, mostly subclinical range.</w:t>
      </w:r>
      <w:ins w:id="14" w:author="Claude" w:date="2026-06-16T00:00:00Z">
        <w:r>
          <w:rPr>
            <w:color w:val="EE0000"/>
          </w:rPr>
          <w:t xml:space="preserve"> Because the latent traits entering the moderation models are standardized, these estimates remain interpretable, but the limited between-person spread for these two domains constrains their precision.</w:t>
        </w:r>
      </w:ins>
    </w:p>
    <w:p w14:paraId="5F1B77D9" w14:textId="77777777" w:rsidR="00F40FFE" w:rsidRDefault="00F40FFE" w:rsidP="00CB1494">
      <w:pPr>
        <w:pStyle w:val="Heading3"/>
        <w:framePr w:wrap="auto" w:vAnchor="margin" w:yAlign="inline"/>
        <w:spacing w:line="480" w:lineRule="auto"/>
        <w:ind w:firstLine="0"/>
        <w:rPr>
          <w:i/>
          <w:iCs/>
        </w:rPr>
      </w:pPr>
      <w:r>
        <w:rPr>
          <w:i/>
          <w:iCs/>
        </w:rPr>
        <w:lastRenderedPageBreak/>
        <w:t>Voice Recordings</w:t>
      </w:r>
    </w:p>
    <w:p w14:paraId="3BD1BB77" w14:textId="77777777"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bookmarkEnd w:id="11"/>
    <w:p w14:paraId="781192D4" w14:textId="77777777" w:rsidR="002B6180" w:rsidRDefault="00000000" w:rsidP="00F40FFE">
      <w:pPr>
        <w:pStyle w:val="BodyText"/>
      </w:pPr>
      <w:r>
        <w:rPr>
          <w:b/>
          <w:bCs/>
        </w:rPr>
        <w:t>Stimuli.</w:t>
      </w:r>
      <w:r>
        <w:t xml:space="preserve"> The recording protocol included the following tasks: </w:t>
      </w:r>
    </w:p>
    <w:p w14:paraId="553ABD9C" w14:textId="77777777" w:rsidR="002B6180" w:rsidRDefault="00000000" w:rsidP="00F40FFE">
      <w:pPr>
        <w:pStyle w:val="Compact"/>
        <w:numPr>
          <w:ilvl w:val="0"/>
          <w:numId w:val="25"/>
        </w:numPr>
        <w:spacing w:line="480" w:lineRule="auto"/>
      </w:pPr>
      <w:r>
        <w:t>Three repetitions of sustained Italian cardinal vowels (/a/, /i/, /u/), each held for a minimum of 3s.</w:t>
      </w:r>
    </w:p>
    <w:p w14:paraId="4988E768" w14:textId="77777777" w:rsidR="002B6180" w:rsidRDefault="00000000" w:rsidP="00F40FFE">
      <w:pPr>
        <w:pStyle w:val="Compact"/>
        <w:numPr>
          <w:ilvl w:val="0"/>
          <w:numId w:val="25"/>
        </w:numPr>
        <w:spacing w:line="480" w:lineRule="auto"/>
      </w:pPr>
      <w:r>
        <w:t>A coarticulation task consisting of counting aloud from 1 to 10 in Italian.</w:t>
      </w:r>
    </w:p>
    <w:p w14:paraId="2422638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5651680B" w14:textId="77777777" w:rsidR="009A6D26" w:rsidRPr="009A6D26" w:rsidRDefault="00F40FFE" w:rsidP="009A6D26">
      <w:pPr>
        <w:pStyle w:val="Heading3"/>
        <w:framePr w:wrap="auto" w:vAnchor="margin" w:yAlign="inline"/>
        <w:spacing w:line="480" w:lineRule="auto"/>
        <w:rPr>
          <w:b w:val="0"/>
          <w:bCs w:val="0"/>
        </w:rPr>
      </w:pPr>
      <w:r>
        <w:rPr>
          <w:b w:val="0"/>
        </w:rPr>
        <w:lastRenderedPageBreak/>
        <w:t xml:space="preserve">Acoustic Feature Extraction. Acoustic features were extracted from traditional phonatory parameters derived from sustained vowel phonations. Although the recording protocol also included connected speech tasks (counting and a standardized sentence), </w:t>
      </w:r>
      <w:r>
        <w:rPr>
          <w:b w:val="0"/>
          <w:color w:val="EE0000"/>
        </w:rPr>
        <w:t>the primary analyses focused on sustained vowel productions, with connected-speech MFCCs retained as a supplementary robustness check.</w:t>
      </w:r>
      <w:r>
        <w:rPr>
          <w:b w:val="0"/>
        </w:rPr>
        <w:t xml:space="preserve"> Sustained vowels provide a quasi-stationary signal that allows reliable extraction of cycle-to-cycle perturbation measures (jitter, shimmer) and noise parameters, minimizing confounds introduced by articulatory transitions and prosodic variation (Titze, 1994).  From the sustained vowels we also extracted jitter and shimmer; these were not analyzed here, as F0 and NNE were specified a priori as the focal pitch and voice-quality indices.</w:t>
      </w:r>
    </w:p>
    <w:p w14:paraId="0C114FB5"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0F2B80D7"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w:t>
        <w:lastRenderedPageBreak/>
        <w:t>activation of the cricothyroid and vocalis muscles, which increases vocal fold stiffness and elevates vibratory frequency (Titze, 1994).</w:t>
      </w:r>
    </w:p>
    <w:p w14:paraId="12FA606C"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A51B812"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1C0F6428" w14:textId="77777777" w:rsidR="00EE40D4" w:rsidRDefault="00EE40D4" w:rsidP="00EE40D4">
      <w:pPr>
        <w:pStyle w:val="Heading2"/>
      </w:pPr>
      <w:r>
        <w:lastRenderedPageBreak/>
        <w:t>Data Quality</w:t>
      </w:r>
    </w:p>
    <w:p w14:paraId="15820F4D" w14:textId="77777777" w:rsidR="002B6180" w:rsidRDefault="00EE40D4" w:rsidP="00EE40D4">
      <w:pPr>
        <w:pStyle w:val="BodyText"/>
      </w:pPr>
      <w:r>
        <w:rPr>
          <w:b/>
          <w:bCs/>
        </w:rPr>
        <w:t xml:space="preserve">EMA Compliance and Quality Control. </w:t>
      </w:r>
      <w:r>
        <w:t xml:space="preserve">EMA data quality was ensured by applying compliance and quality control criteria prior to analysis. </w:t>
      </w:r>
      <w:del w:id="15" w:author="Claude" w:date="2026-06-16T00:00:00Z">
        <w:r>
          <w:delText>Participants with fewer than 5 assessments were excluded. Additional checks targeted careless responding, including</w:delText>
        </w:r>
      </w:del>
      <w:ins w:id="16" w:author="Claude" w:date="2026-06-16T00:00:00Z">
        <w:r>
          <w:rPr>
            <w:color w:val="EE0000"/>
          </w:rPr>
          <w:t>Beyond the EMA response-rate threshold described above, we additionally screened for careless responding, including</w:t>
        </w:r>
      </w:ins>
      <w:r>
        <w:t xml:space="preserve"> insufficient within-subject variability and atypical response patterns (e.g., excessive use of scale endpoints).</w:t>
      </w:r>
      <w:bookmarkStart w:id="17" w:name="data-quality"/>
      <w:bookmarkStart w:id="18" w:name="ema-compliance-and-quality-control"/>
      <w:bookmarkEnd w:id="10"/>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3991BC5D" w14:textId="77777777" w:rsidR="002B6180" w:rsidRDefault="00000000" w:rsidP="004E02DE">
      <w:pPr>
        <w:pStyle w:val="Heading2"/>
      </w:pPr>
      <w:bookmarkStart w:id="19" w:name="convergent-validity-of-ema-measures"/>
      <w:bookmarkEnd w:id="17"/>
      <w:bookmarkEnd w:id="18"/>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26F408E3" w14:textId="77777777" w:rsidR="002B6180" w:rsidRDefault="00000000">
      <w:pPr>
        <w:pStyle w:val="Heading2"/>
      </w:pPr>
      <w:bookmarkStart w:id="20" w:name="statistical-analysis"/>
      <w:bookmarkEnd w:id="19"/>
      <w:r>
        <w:t>Statistical Analysis</w:t>
      </w:r>
    </w:p>
    <w:p w14:paraId="7B05C2C7" w14:textId="77777777" w:rsidR="002B6180" w:rsidRDefault="00000000">
      <w:pPr>
        <w:pStyle w:val="FirstParagraph"/>
      </w:pPr>
      <w:r>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270E5617" w14:textId="77777777" w:rsidR="002B6180" w:rsidRDefault="00000000">
      <w:pPr>
        <w:pStyle w:val="BodyText"/>
      </w:pPr>
      <w:r>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6C096554" w14:textId="77777777" w:rsidR="002B6180" w:rsidRDefault="00000000">
      <w:pPr>
        <w:pStyle w:val="BodyText"/>
      </w:pPr>
      <w:r>
        <w:lastRenderedPageBreak/>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3F813177"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w:t>
      </w:r>
      <w:ins w:id="21" w:author="Claude" w:date="2026-06-16T00:00:00Z">
        <w:r>
          <w:rPr>
            <w:b w:val="0"/>
            <w:bCs w:val="0"/>
            <w:color w:val="EE0000"/>
          </w:rPr>
          <w:t xml:space="preserve">The higher-dimensional personality-moderation models were estimated with a longer configuration: 4 chains of 8,000 iterations each (2,000 warmup; 24,000 post-warmup draws), with adapt_delta = 0.99 and max_treedepth = 15. </w:t>
        </w:r>
      </w:ins>
      <w:r>
        <w:rPr>
          <w:b w:val="0"/>
          <w:bCs w:val="0"/>
        </w:rPr>
        <w:t>For models with convergence difficulties, we increased iterations or simplified random effects structures.</w:t>
      </w:r>
    </w:p>
    <w:p w14:paraId="5A5375ED"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4EDFDAD1"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CDA55F8"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5F210753"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1122DB23"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013D9B58" w14:textId="77777777" w:rsidR="00F50C2B" w:rsidRPr="00F25B31" w:rsidRDefault="00F50C2B" w:rsidP="00F50C2B">
      <w:pPr>
        <w:spacing w:line="360" w:lineRule="auto"/>
        <w:rPr>
          <w:color w:val="EE0000"/>
        </w:rPr>
      </w:pPr>
      <w:r>
        <w:rPr>
          <w:color w:val="EE0000"/>
        </w:rPr>
        <w:t>certainty, not as a threshold to be crossed; it is a probability statement about the</w:t>
      </w:r>
    </w:p>
    <w:p w14:paraId="337D3957"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660D8530" w14:textId="77777777"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2FBB6BD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42456AB"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411DAFDE" w14:textId="77777777" w:rsidR="00F50C2B" w:rsidRPr="00F25B31" w:rsidRDefault="00F50C2B" w:rsidP="00F50C2B">
      <w:pPr>
        <w:spacing w:line="360" w:lineRule="auto"/>
        <w:rPr>
          <w:color w:val="EE0000"/>
        </w:rPr>
      </w:pPr>
      <w:r>
        <w:rPr>
          <w:color w:val="EE0000"/>
        </w:rPr>
        <w:lastRenderedPageBreak/>
        <w:t>the overall pattern of directional evidence across parameters rather than the status of any</w:t>
      </w:r>
    </w:p>
    <w:p w14:paraId="2AF0B802"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6FCFEED4"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170A2D82"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7C809CAE" w14:textId="77777777" w:rsidR="00BE3EE6" w:rsidRPr="00F25B31" w:rsidRDefault="00F50C2B" w:rsidP="00F50C2B">
      <w:pPr>
        <w:spacing w:line="360" w:lineRule="auto"/>
        <w:rPr>
          <w:color w:val="EE0000"/>
        </w:rPr>
      </w:pPr>
      <w:r>
        <w:rPr>
          <w:color w:val="EE0000"/>
        </w:rPr>
        <w:t>in the Supplement.</w:t>
      </w:r>
    </w:p>
    <w:p w14:paraId="6D07B1D9" w14:textId="77777777" w:rsidR="00FD3D66" w:rsidRDefault="00000000" w:rsidP="00381224">
      <w:pPr>
        <w:spacing w:line="360" w:lineRule="auto"/>
        <w:ind w:firstLine="680"/>
        <w:rPr>
          <w:color w:val="EE0000"/>
        </w:rPr>
      </w:pPr>
      <w:r>
        <w:t xml:space="preserve">To address concerns about multiplicity in this many-parameter setting, we relied on partial pooling and weakly informative, regularizing priors on the moderation coefficients, which shrink estimates toward zero and provide the Bayesian counterpart to error-rate control; </w:t>
      </w:r>
      <w:r>
        <w:rPr>
          <w:color w:val="EE0000"/>
        </w:rPr>
        <w:t>for the multivariate connected-speech analysis we foregrounded the omnibus profile tests and treated coefficient-level summaries descriptively rather than as separate screening decisions.</w:t>
      </w:r>
    </w:p>
    <w:p w14:paraId="5B3ECE96"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9" w:history="1">
        <w:r>
          <w:rPr>
            <w:rStyle w:val="Hyperlink"/>
            <w:b w:val="0"/>
            <w:bCs w:val="0"/>
          </w:rPr>
          <w:t>https://osf.io/cfasv/overview?view_only=871dcb5155b04b3ba17bc74c82e5cfb1</w:t>
        </w:r>
      </w:hyperlink>
      <w:r>
        <w:rPr>
          <w:b w:val="0"/>
          <w:bCs w:val="0"/>
        </w:rPr>
        <w:t xml:space="preserve">.  </w:t>
      </w:r>
    </w:p>
    <w:p w14:paraId="13883AF8" w14:textId="77777777" w:rsidR="002B6180" w:rsidRDefault="00000000" w:rsidP="00F50C2B">
      <w:pPr>
        <w:pStyle w:val="Heading1"/>
        <w:spacing w:line="360" w:lineRule="auto"/>
      </w:pPr>
      <w:bookmarkStart w:id="22" w:name="results"/>
      <w:bookmarkEnd w:id="7"/>
      <w:bookmarkEnd w:id="20"/>
      <w:r>
        <w:t>Results</w:t>
      </w:r>
    </w:p>
    <w:p w14:paraId="6C4AF3D7" w14:textId="77777777" w:rsidR="00364156" w:rsidRDefault="00000000">
      <w:pPr>
        <w:pStyle w:val="Heading2"/>
      </w:pPr>
      <w:r>
        <w:rPr>
          <w:color w:val="C00000"/>
        </w:rPr>
        <w:t>Manipulation Check of Exam-Related Stress</w:t>
      </w:r>
    </w:p>
    <w:p w14:paraId="12795E58" w14:textId="77777777" w:rsidR="00364156" w:rsidRDefault="00000000">
      <w:pPr>
        <w:pStyle w:val="BodyText"/>
      </w:pPr>
      <w:r>
        <w:rPr>
          <w:color w:val="C00000"/>
        </w:rPr>
        <w:t>Before testing vocal outcomes, we examined EMA affect and appraisal as an empirical check on the exam stressor. The pre-exam prompt showed higher negative affect than baseline (PRE - BASELINE = 43.92, 89% CrI [31.73, 55.99], Pr &gt; 0 = 1.00). Appraisal items showed the same pattern: perceived threat increased (0.60 [0.43, 0.77], Pr &gt; 0 = 1.00) and pleasantness decreased (-0.61 [-0.76, -0.46], Pr &lt; 0 = 1.00). After the exam, negative affect dropped relative to the pre-exam prompt (-69.70 [-81.81, -57.59]), consistent with post-exam relief. Thus, the exam was treated as a stressor because the EMA manipulation check showed the expected affective and appraisal profile, not solely because of its design features (SM, Section S-MC).</w:t>
      </w:r>
    </w:p>
    <w:p w14:paraId="55250459" w14:textId="77777777" w:rsidR="002B6180" w:rsidRDefault="00000000" w:rsidP="00F50C2B">
      <w:pPr>
        <w:pStyle w:val="Heading2"/>
        <w:spacing w:line="360" w:lineRule="auto"/>
      </w:pPr>
      <w:bookmarkStart w:id="23" w:name="Xdede64faa58003e134696d27a9f7d3e2efa32c6"/>
      <w:r>
        <w:lastRenderedPageBreak/>
        <w:t>Main Effects of Exam-Related Stress on Vocal Acoustics</w:t>
      </w:r>
    </w:p>
    <w:p w14:paraId="0824B4E2" w14:textId="7777777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033C00D2"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w:t>
      </w:r>
      <w:del w:id="24" w:author="Claude" w:date="2026-06-16T00:00:00Z">
        <w:r>
          <w:delText>confirmed robust stress-related elevation</w:delText>
        </w:r>
      </w:del>
      <w:ins w:id="25" w:author="Claude" w:date="2026-06-16T00:00:00Z">
        <w:r>
          <w:rPr>
            <w:color w:val="EE0000"/>
          </w:rPr>
          <w:t>indicated a clear stress-related elevation</w:t>
        </w:r>
      </w:ins>
      <w:r>
        <w:t xml:space="preserve">.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26" w:author="Claude" w:date="2026-06-13T00:00:00Z">
        <w:r>
          <w:delText>0.81, 5.71</w:delText>
        </w:r>
      </w:del>
      <w:ins w:id="27"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w:t>
      </w:r>
      <w:del w:id="28" w:author="Claude" w:date="2026-06-16T00:00:00Z">
        <w:r>
          <w:delText xml:space="preserve">reliably </w:delText>
        </w:r>
      </w:del>
      <w:r>
        <w:t xml:space="preserve">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9" w:author="Claude" w:date="2026-06-13T00:00:00Z">
        <w:r>
          <w:delText>-2.34, 2.59</w:delText>
        </w:r>
      </w:del>
      <w:ins w:id="30"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2FF82D0A"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31" w:author="Claude" w:date="2026-06-13T00:00:00Z">
        <w:r>
          <w:delText>17.68, 22.44</w:delText>
        </w:r>
      </w:del>
      <w:ins w:id="32" w:author="Claude" w:date="2026-06-13T00:00:00Z">
        <w:r>
          <w:t>18.07, 21.95</w:t>
        </w:r>
      </w:ins>
      <w:r>
        <w:t xml:space="preserve">]), reflecting considerable individual differences in </w:t>
        <w:lastRenderedPageBreak/>
        <w:t xml:space="preserve">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33" w:author="Claude" w:date="2026-06-13T00:00:00Z">
        <w:r>
          <w:delText>0.04, 4.45</w:delText>
        </w:r>
      </w:del>
      <w:ins w:id="34" w:author="Claude" w:date="2026-06-13T00:00:00Z">
        <w:r>
          <w:t>0.09, 3.74</w:t>
        </w:r>
      </w:ins>
      <w:r>
        <w:t xml:space="preserve">]), indicating modest heterogeneity in stress reactivity after accounting for personality moderation (see below). Residual variability within individuals was </w:t>
      </w:r>
      <m:oMath>
        <m:r>
          <w:rPr>
            <w:rFonts w:ascii="Cambria Math" w:hAnsi="Cambria Math"/>
          </w:rPr>
          <m:t>σ</m:t>
        </m:r>
      </m:oMath>
      <w:r>
        <w:t xml:space="preserve"> = 9.10 Hz (89% CrI [</w:t>
      </w:r>
      <w:del w:id="35" w:author="Claude" w:date="2026-06-13T00:00:00Z">
        <w:r>
          <w:delText>8.34, 9.96</w:delText>
        </w:r>
      </w:del>
      <w:ins w:id="36" w:author="Claude" w:date="2026-06-13T00:00:00Z">
        <w:r>
          <w:t>8.48, 9.79</w:t>
        </w:r>
      </w:ins>
      <w:r>
        <w:t>]).</w:t>
      </w:r>
    </w:p>
    <w:p w14:paraId="5EE4ADAD" w14:textId="77777777"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37" w:author="Claude" w:date="2026-06-13T00:00:00Z">
        <w:r>
          <w:delText>-27.28, -26.47</w:delText>
        </w:r>
      </w:del>
      <w:ins w:id="38" w:author="Claude" w:date="2026-06-13T00:00:00Z">
        <w:r>
          <w:t>−27.20, −26.53</w:t>
        </w:r>
      </w:ins>
      <w:r>
        <w:t xml:space="preserve">]). The stress contrast showed a robust negative effect: NNE decreased by </w:t>
      </w:r>
      <w:del w:id="39" w:author="Claude" w:date="2026-06-13T00:00:00Z">
        <w:r>
          <w:delText>0.79 dB (</w:delText>
        </w:r>
      </w:del>
      <w:ins w:id="40" w:author="Claude" w:date="2026-06-13T00:00:00Z">
        <w:r>
          <w:t>0.65 dB (</w:t>
        </w:r>
      </w:ins>
      <w:r>
        <w:rPr>
          <w:i/>
          <w:iCs/>
        </w:rPr>
        <w:t>MAD</w:t>
      </w:r>
      <w:r>
        <w:t xml:space="preserve"> = </w:t>
      </w:r>
      <w:del w:id="41" w:author="Claude" w:date="2026-06-13T00:00:00Z">
        <w:r>
          <w:delText>0.31</w:delText>
        </w:r>
      </w:del>
      <w:ins w:id="42" w:author="Claude" w:date="2026-06-13T00:00:00Z">
        <w:r>
          <w:t>0.28</w:t>
        </w:r>
      </w:ins>
      <w:r>
        <w:t>, 89% CrI [</w:t>
      </w:r>
      <w:del w:id="43" w:author="Claude" w:date="2026-06-13T00:00:00Z">
        <w:r>
          <w:delText>-1.30, -0.30</w:delText>
        </w:r>
      </w:del>
      <w:ins w:id="44"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45" w:author="Claude" w:date="2026-06-13T00:00:00Z">
        <w:r>
          <w:delText>-0.19</w:delText>
        </w:r>
      </w:del>
      <w:ins w:id="46" w:author="Claude" w:date="2026-06-13T00:00:00Z">
        <w:r>
          <w:t>−0.22</w:t>
        </w:r>
      </w:ins>
      <w:r>
        <w:t xml:space="preserve"> dB (</w:t>
      </w:r>
      <w:r>
        <w:rPr>
          <w:i/>
          <w:iCs/>
        </w:rPr>
        <w:t>MAD</w:t>
      </w:r>
      <w:r>
        <w:t xml:space="preserve"> = </w:t>
      </w:r>
      <w:del w:id="47" w:author="Claude" w:date="2026-06-13T00:00:00Z">
        <w:r>
          <w:delText>0.30</w:delText>
        </w:r>
      </w:del>
      <w:ins w:id="48" w:author="Claude" w:date="2026-06-13T00:00:00Z">
        <w:r>
          <w:t>0.28</w:t>
        </w:r>
      </w:ins>
      <w:r>
        <w:t>, 89% CrI [</w:t>
      </w:r>
      <w:del w:id="49" w:author="Claude" w:date="2026-06-13T00:00:00Z">
        <w:r>
          <w:delText>-0.69, 0.31</w:delText>
        </w:r>
      </w:del>
      <w:ins w:id="50" w:author="Claude" w:date="2026-06-13T00:00:00Z">
        <w:r>
          <w:t>−0.67, 0.23</w:t>
        </w:r>
      </w:ins>
      <w:r>
        <w:t xml:space="preserve">]). </w:t>
      </w:r>
      <w:del w:id="51" w:author="Claude" w:date="2026-06-13T00:00:00Z">
        <w:r>
          <w:delText>The 89% CrI includes zero and the directional probability is weak (</w:delText>
        </w:r>
      </w:del>
      <w:ins w:id="52"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53" w:author="Claude" w:date="2026-06-13T00:00:00Z">
        <w:r>
          <w:delText>1.85, 2.46</w:delText>
        </w:r>
      </w:del>
      <w:ins w:id="54"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55" w:author="Claude" w:date="2026-06-13T00:00:00Z">
        <w:r>
          <w:delText>0.06, 1.56</w:delText>
        </w:r>
      </w:del>
      <w:ins w:id="56" w:author="Claude" w:date="2026-06-13T00:00:00Z">
        <w:r>
          <w:t>0.06, 1.54</w:t>
        </w:r>
      </w:ins>
      <w:r>
        <w:t xml:space="preserve">]). Residual variability was </w:t>
      </w:r>
      <m:oMath>
        <m:r>
          <w:rPr>
            <w:rFonts w:ascii="Cambria Math" w:hAnsi="Cambria Math"/>
          </w:rPr>
          <m:t>σ</m:t>
        </m:r>
      </m:oMath>
      <w:r>
        <w:t xml:space="preserve"> = </w:t>
      </w:r>
      <w:del w:id="57" w:author="Claude" w:date="2026-06-13T00:00:00Z">
        <w:r>
          <w:delText>1.98</w:delText>
        </w:r>
      </w:del>
      <w:ins w:id="58" w:author="Claude" w:date="2026-06-13T00:00:00Z">
        <w:r>
          <w:t>1.96</w:t>
        </w:r>
      </w:ins>
      <w:r>
        <w:t xml:space="preserve"> dB (89% CrI [</w:t>
      </w:r>
      <w:del w:id="59" w:author="Claude" w:date="2026-06-13T00:00:00Z">
        <w:r>
          <w:delText>1.78, 2.17</w:delText>
        </w:r>
      </w:del>
      <w:ins w:id="60" w:author="Claude" w:date="2026-06-13T00:00:00Z">
        <w:r>
          <w:t>1.79, 2.16</w:t>
        </w:r>
      </w:ins>
      <w:r>
        <w:t>]).</w:t>
      </w:r>
    </w:p>
    <w:p w14:paraId="05E7BCEA" w14:textId="77777777" w:rsidR="002B6180" w:rsidRDefault="00000000">
      <w:pPr>
        <w:pStyle w:val="BodyText"/>
      </w:pPr>
      <w:r>
        <w:rPr>
          <w:b/>
          <w:bCs/>
        </w:rPr>
        <w:t>Summary.</w:t>
      </w:r>
      <w:r>
        <w:t xml:space="preserve"> Exam-related stress produced dissociable changes in vocal production. Fundamental frequency increased </w:t>
      </w:r>
      <w:del w:id="61" w:author="Claude" w:date="2026-06-16T00:00:00Z">
        <w:r>
          <w:delText>robustly</w:delText>
        </w:r>
      </w:del>
      <w:ins w:id="62" w:author="Claude" w:date="2026-06-16T00:00:00Z">
        <w:r>
          <w:rPr>
            <w:color w:val="EE0000"/>
          </w:rPr>
          <w:t>markedly</w:t>
        </w:r>
      </w:ins>
      <w:r>
        <w:t xml:space="preserve">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w:t>
        <w:lastRenderedPageBreak/>
        <w:t xml:space="preserve">directionality and strong directional evidence (pd ≥ .99 for both F0 and NNE stress contrasts) underscore the </w:t>
      </w:r>
      <w:del w:id="63" w:author="Claude" w:date="2026-06-16T00:00:00Z">
        <w:r>
          <w:delText>robustness</w:delText>
        </w:r>
      </w:del>
      <w:ins w:id="64" w:author="Claude" w:date="2026-06-16T00:00:00Z">
        <w:r>
          <w:rPr>
            <w:color w:val="EE0000"/>
          </w:rPr>
          <w:t>consistency</w:t>
        </w:r>
      </w:ins>
      <w:r>
        <w:t xml:space="preserve"> of these vocal signatures of stress. In contrast, recovery effects showed weaker directional evidence for both parameters.</w:t>
      </w:r>
    </w:p>
    <w:p w14:paraId="2647022D" w14:textId="77777777" w:rsidR="002B6180" w:rsidRDefault="00000000">
      <w:pPr>
        <w:pStyle w:val="Heading2"/>
      </w:pPr>
      <w:bookmarkStart w:id="65" w:name="Xb164bac5e943b641e774e18bac4cb850fb38e56"/>
      <w:bookmarkEnd w:id="23"/>
      <w:r>
        <w:t>Personality Moderation of Vocal Stress Responses</w:t>
      </w:r>
    </w:p>
    <w:p w14:paraId="0D2B2F6C"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4CC7091E"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66" w:author="Claude" w:date="2026-06-13T00:00:00Z">
        <w:r>
          <w:delText>0.37, 5.89</w:delText>
        </w:r>
      </w:del>
      <w:ins w:id="67" w:author="Claude" w:date="2026-06-13T00:00:00Z">
        <w:r>
          <w:t>0.45, 5.84</w:t>
        </w:r>
      </w:ins>
      <w:r>
        <w:t xml:space="preserve">], pd = 0.97). This effect indicates that individuals higher in 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68" w:author="Claude" w:date="2026-06-13T00:00:00Z">
        <w:r>
          <w:delText>0.59 and 0.64</w:delText>
        </w:r>
      </w:del>
      <w:ins w:id="69"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70" w:author="Claude" w:date="2026-06-13T00:00:00Z">
        <w:r>
          <w:delText>−2.02</w:delText>
        </w:r>
      </w:del>
      <w:ins w:id="71" w:author="Claude" w:date="2026-06-13T00:00:00Z">
        <w:r>
          <w:rPr>
            <w:color w:val="EE0000"/>
          </w:rPr>
          <w:t>−2.04</w:t>
        </w:r>
      </w:ins>
      <w:r>
        <w:t xml:space="preserve"> Hz, pd = 0.88), whereas Disinhibition showed</w:t>
      </w:r>
      <w:r>
        <w:rPr>
          <w:color w:val="EE0000"/>
        </w:rPr>
        <w:t xml:space="preserve"> weak directional evidence</w:t>
      </w:r>
      <w:r>
        <w:t xml:space="preserve"> (pd = </w:t>
      </w:r>
      <w:del w:id="72" w:author="Claude" w:date="2026-06-13T00:00:00Z">
        <w:r>
          <w:delText>0.67</w:delText>
        </w:r>
      </w:del>
      <w:ins w:id="73" w:author="Claude" w:date="2026-06-13T00:00:00Z">
        <w:r>
          <w:t>0.54</w:t>
        </w:r>
      </w:ins>
      <w:r>
        <w:t>).</w:t>
      </w:r>
    </w:p>
    <w:p w14:paraId="0AB5974C" w14:textId="77777777" w:rsidR="002B6180" w:rsidRDefault="00000000">
      <w:pPr>
        <w:pStyle w:val="BodyText"/>
      </w:pPr>
      <w:r>
        <w:lastRenderedPageBreak/>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74" w:author="Claude" w:date="2026-06-13T00:00:00Z">
        <w:r>
          <w:delText>0.51, 5.78</w:delText>
        </w:r>
      </w:del>
      <w:ins w:id="75" w:author="Claude" w:date="2026-06-13T00:00:00Z">
        <w:r>
          <w:rPr>
            <w:color w:val="EE0000"/>
          </w:rPr>
          <w:t>0.61, 5.76]</w:t>
        </w:r>
      </w:ins>
      <w:r>
        <w:t xml:space="preserve">, pd = </w:t>
      </w:r>
      <w:del w:id="76" w:author="Claude" w:date="2026-06-13T00:00:00Z">
        <w:r>
          <w:delText>0.97</w:delText>
        </w:r>
      </w:del>
      <w:ins w:id="77"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7379F874"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78" w:author="Claude" w:date="2026-06-13T00:00:00Z">
        <w:r>
          <w:delText>0.05, 1.72</w:delText>
        </w:r>
      </w:del>
      <w:ins w:id="79" w:author="Claude" w:date="2026-06-13T00:00:00Z">
        <w:r>
          <w:rPr>
            <w:color w:val="EE0000"/>
          </w:rPr>
          <w:t>0.07, 1.68]</w:t>
        </w:r>
      </w:ins>
      <w:r>
        <w:t>, pd = 0.96</w:t>
      </w:r>
      <w:del w:id="80"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81" w:author="Claude" w:date="2026-06-13T00:00:00Z">
        <w:r>
          <w:delText>-1.37, 0.49</w:delText>
        </w:r>
      </w:del>
      <w:ins w:id="82" w:author="Claude" w:date="2026-06-13T00:00:00Z">
        <w:r>
          <w:rPr>
            <w:color w:val="EE0000"/>
          </w:rPr>
          <w:t>−1.18, 0.33]</w:t>
        </w:r>
      </w:ins>
      <w:r>
        <w:t>, pd = 0.82)</w:t>
      </w:r>
      <w:del w:id="83"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293D5CAC"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w:t>
      </w:r>
      <w:del w:id="84" w:author="Claude" w:date="2026-06-16T00:00:00Z">
        <w:r>
          <w:delText xml:space="preserve">reliably </w:delText>
        </w:r>
      </w:del>
      <w:r>
        <w:t>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w:t>
        <w:lastRenderedPageBreak/>
        <w:t>stress exposure, whereas thought disorder characteristics (Psychoticism) influence phonatory control mechanisms reflected in glottal noise, particularly during stress de-escalation.</w:t>
      </w:r>
    </w:p>
    <w:p w14:paraId="321906EE" w14:textId="77777777" w:rsidR="002B6180" w:rsidRDefault="00000000">
      <w:pPr>
        <w:pStyle w:val="Heading2"/>
      </w:pPr>
      <w:bookmarkStart w:id="85" w:name="X4b062a7190cf71819856f464c6e05d35dc8fe0c"/>
      <w:bookmarkEnd w:id="65"/>
      <w:r>
        <w:t>Comparing EMA-Based and Baseline PID-5 Assessments</w:t>
      </w:r>
    </w:p>
    <w:p w14:paraId="052BA724"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76B7B8E9"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013DC2A0" w14:textId="77777777"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w:t>
        <w:lastRenderedPageBreak/>
        <w:t xml:space="preserve">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396030E5"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3A408095"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5791ACB1" w14:textId="77777777" w:rsidR="002B6180" w:rsidRDefault="00000000" w:rsidP="00C85F6B">
      <w:pPr>
        <w:pStyle w:val="NormalWeb"/>
        <w:spacing w:line="480" w:lineRule="auto"/>
        <w:ind w:firstLine="680"/>
        <w:rPr>
          <w:ins w:id="86" w:author="Claude" w:date="2026-06-15T00:00:00Z"/>
          <w:lang w:val="en-US"/>
        </w:rPr>
      </w:pPr>
      <w:r>
        <w:rPr>
          <w:b/>
          <w:bCs/>
          <w:color w:val="EE0000"/>
          <w:lang w:val="en-GB"/>
        </w:rPr>
        <w:t xml:space="preserve">Robustness check: connected-speech spectral features. </w:t>
      </w:r>
      <w:r>
        <w:rPr>
          <w:color w:val="EE0000"/>
          <w:lang w:val="en-GB"/>
        </w:rPr>
        <w:t xml:space="preserve">To test whether the stress signal extends beyond the controlled vowel task, we modeled the 13 mel-frequency cepstral coefficient (MFCC) means from the standardized connected-speech sample in a multivariate hierarchical model with the same stress and recovery contrasts (see Supplement, Connected-Speech Spectral Features). The profile shifted modestly during anticipatory stress (two omnibus tests, p ≈ .02–.05), with the largest coefficient-level posterior summaries for MFCC2, MFCC4, and, more weakly, MFCC3. The recovery contrast did not show a comparable multivariate shift. As with the </w:t>
        <w:lastRenderedPageBreak/>
        <w:t>sustained vowels, this signal was weaker and more diffusely distributed than the F0 and NNE effects—illustrating a trade-off between signal quality and ecological validity—so we retain sustained-vowel F0 and NNE as the primary outcomes.</w:t>
      </w:r>
    </w:p>
    <w:p w14:paraId="0A9AF6F8" w14:textId="77777777" w:rsidR="002B6180" w:rsidRDefault="00000000" w:rsidP="00C827AE">
      <w:pPr>
        <w:pStyle w:val="Heading2"/>
        <w:jc w:val="center"/>
      </w:pPr>
      <w:bookmarkStart w:id="87" w:name="discussion"/>
      <w:bookmarkEnd w:id="85"/>
      <w:r>
        <w:t>Discussion</w:t>
      </w:r>
    </w:p>
    <w:p w14:paraId="76013473"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88" w:author="Claude" w:date="2026-06-13T00:00:00Z">
        <w:r>
          <w:rPr>
            <w:b w:val="0"/>
            <w:bCs w:val="0"/>
            <w:color w:val="EE0000"/>
          </w:rPr>
          <w:delText>reliable</w:delText>
        </w:r>
      </w:del>
      <w:ins w:id="89"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27460E00"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4593D0F8"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52C4920F" w14:textId="77777777" w:rsidR="002B6180" w:rsidRDefault="00000000" w:rsidP="007402A5">
      <w:pPr>
        <w:pStyle w:val="BodyText"/>
      </w:pPr>
      <w:bookmarkStart w:id="90" w:name="X23153e9908c4187b70a1c6f150a54c45c64ab58"/>
      <w:r>
        <w:t xml:space="preserve">In contrast to a simple “vocal degradation” account, NNE decreased by </w:t>
      </w:r>
      <w:del w:id="91" w:author="Claude" w:date="2026-06-13T00:00:00Z">
        <w:r>
          <w:delText>0.79</w:delText>
        </w:r>
      </w:del>
      <w:ins w:id="92"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w:t>
        <w:lastRenderedPageBreak/>
        <w:t xml:space="preserve">are multidimensional, and that different personality domains may preferentially shape different </w:t>
      </w:r>
      <w:r>
        <w:t>components of the response.</w:t>
      </w:r>
    </w:p>
    <w:p w14:paraId="5A242CBA"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38D4CF43"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w:t>
      </w:r>
      <w:del w:id="93" w:author="Claude" w:date="2026-06-16T00:00:00Z">
        <w:r>
          <w:rPr>
            <w:rFonts w:eastAsia="Times New Roman" w:cs="Times New Roman"/>
            <w:lang w:eastAsia="it-IT"/>
          </w:rPr>
          <w:delText xml:space="preserve">reliably </w:delText>
        </w:r>
      </w:del>
      <w:r>
        <w:rPr>
          <w:rFonts w:eastAsia="Times New Roman" w:cs="Times New Roman"/>
          <w:lang w:eastAsia="it-IT"/>
        </w:rPr>
        <w:t>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w:t>
      </w:r>
      <w:del w:id="94" w:author="Claude" w:date="2026-06-16T00:00:00Z">
        <w:r>
          <w:rPr>
            <w:rFonts w:eastAsia="Times New Roman" w:cs="Times New Roman"/>
            <w:lang w:eastAsia="it-IT"/>
          </w:rPr>
          <w:delText>suggesting that recovery dynamics may be shaped more by situational and state-level factors than by broad dispositional tendencies.</w:delText>
        </w:r>
      </w:del>
      <w:ins w:id="95" w:author="Claude" w:date="2026-06-16T00:00:00Z">
        <w:r>
          <w:rPr>
            <w:rFonts w:eastAsia="Times New Roman" w:cs="Times New Roman"/>
            <w:color w:val="EE0000"/>
            <w:lang w:eastAsia="it-IT"/>
          </w:rPr>
          <w:t>pointing to stable individual differences in recovery rather than a uniform, situationally driven response.</w:t>
        </w:r>
      </w:ins>
    </w:p>
    <w:p w14:paraId="57200233"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02013599"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96" w:name="X1fa8ff55924d531ef75d279f0def8f39c379b57"/>
      <w:bookmarkEnd w:id="90"/>
      <w:r>
        <w:rPr>
          <w:rFonts w:eastAsia="Times New Roman" w:cs="Times New Roman"/>
          <w:lang w:eastAsia="it-IT"/>
        </w:rPr>
        <w:lastRenderedPageBreak/>
        <w:t>Given the absence of prior research on personality moderation of vocal stress markers, we adopted an exploratory approach for most PID-5 domains, specifying a directional hypothesis only for Negative Affectivity. The resulting pattern indicates that personality pathology domains do not exert broad, uniform effects but instead moderate specific acoustic parameters at specific phases of the stress-response cycle.</w:t>
      </w:r>
    </w:p>
    <w:p w14:paraId="0371E49C" w14:textId="77777777" w:rsidR="00F67F74" w:rsidRDefault="00C827AE" w:rsidP="006254AC">
      <w:pPr>
        <w:pStyle w:val="Heading4"/>
        <w:framePr w:wrap="auto" w:vAnchor="margin" w:yAlign="inline"/>
        <w:spacing w:line="480" w:lineRule="auto"/>
      </w:pPr>
      <w:r>
        <w:t>Negative Affectivity: amplified acute arousal reactivity</w:t>
      </w:r>
      <w:bookmarkStart w:id="97" w:name="X3ef84ce2e553031ca611ace5c701b62ae6a9aca"/>
      <w:r>
        <w:t xml:space="preserve">. </w:t>
      </w:r>
    </w:p>
    <w:p w14:paraId="435BE6BA"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 xml:space="preserve">As predicted, Negative Affectivity </w:t>
      </w:r>
      <w:del w:id="98" w:author="Claude" w:date="2026-06-16T00:00:00Z">
        <w:r>
          <w:rPr>
            <w:rFonts w:eastAsia="Times New Roman" w:cs="Times New Roman"/>
            <w:b w:val="0"/>
            <w:bCs/>
            <w:i w:val="0"/>
            <w:iCs/>
            <w:lang w:eastAsia="it-IT"/>
          </w:rPr>
          <w:delText xml:space="preserve">reliably </w:delText>
        </w:r>
      </w:del>
      <w:r>
        <w:rPr>
          <w:rFonts w:eastAsia="Times New Roman" w:cs="Times New Roman"/>
          <w:b w:val="0"/>
          <w:bCs/>
          <w:i w:val="0"/>
          <w:iCs/>
          <w:lang w:eastAsia="it-IT"/>
        </w:rPr>
        <w:t>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37AF44EF"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59F44F14" w14:textId="77777777" w:rsidR="00015BBB" w:rsidRPr="00015BBB" w:rsidRDefault="00015BBB" w:rsidP="00DC5247">
      <w:pPr>
        <w:pStyle w:val="BodyText"/>
      </w:pPr>
      <w:r>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w:t>
        <w:lastRenderedPageBreak/>
        <w:t>continued contextual activation, or other processes will require denser post-stressor sampling and measures of post-exam cognitions.</w:t>
      </w:r>
    </w:p>
    <w:p w14:paraId="0C8A8C55" w14:textId="77777777" w:rsidR="00C827AE" w:rsidRDefault="00C827AE" w:rsidP="00DA4E4A">
      <w:pPr>
        <w:pStyle w:val="Heading4"/>
        <w:framePr w:wrap="auto" w:vAnchor="margin" w:yAlign="inline"/>
        <w:spacing w:line="480" w:lineRule="auto"/>
      </w:pPr>
      <w:bookmarkStart w:id="99" w:name="Xc5f2e79781ad72bd9222abef79a4de129254a88"/>
      <w:bookmarkEnd w:id="97"/>
      <w:r>
        <w:t>Psychoticism: selective modulation of voice quality during recovery</w:t>
      </w:r>
    </w:p>
    <w:p w14:paraId="3A365918"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5204BABF" w14:textId="77777777" w:rsidR="00C827AE" w:rsidRDefault="00C827AE" w:rsidP="00DA4E4A">
      <w:pPr>
        <w:pStyle w:val="Heading4"/>
        <w:framePr w:wrap="auto" w:vAnchor="margin" w:yAlign="inline"/>
        <w:spacing w:line="480" w:lineRule="auto"/>
      </w:pPr>
      <w:bookmarkStart w:id="100" w:name="Xbbb3b6018f8c7cf14515e1185c42749db451109"/>
      <w:bookmarkEnd w:id="99"/>
      <w:r>
        <w:t>Detachment and Disinhibition: limited evidence for moderation</w:t>
      </w:r>
    </w:p>
    <w:p w14:paraId="1A7D00BD" w14:textId="77777777" w:rsidR="00B4738F" w:rsidRPr="00B4738F" w:rsidRDefault="00B4738F" w:rsidP="00B4738F">
      <w:pPr>
        <w:pStyle w:val="BodyText"/>
      </w:pPr>
      <w:r>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w:t>
        <w:lastRenderedPageBreak/>
        <w:t>(Bottesi et al., 2024b). Given its modest strength, however, this effect should be treated cautiously.</w:t>
      </w:r>
    </w:p>
    <w:p w14:paraId="489213D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101" w:name="Xf93faba72ec9a3390c307e6af7d1d009e518683"/>
      <w:bookmarkEnd w:id="100"/>
      <w:r>
        <w:rPr>
          <w:rFonts w:eastAsia="Times New Roman" w:cs="Times New Roman"/>
          <w:lang w:eastAsia="it-IT"/>
        </w:rPr>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271046B9" w14:textId="77777777" w:rsidR="00C827AE" w:rsidRDefault="00C827AE" w:rsidP="001D000F">
      <w:pPr>
        <w:pStyle w:val="BodyText"/>
        <w:ind w:firstLine="0"/>
        <w:rPr>
          <w:b/>
          <w:bCs/>
        </w:rPr>
      </w:pPr>
      <w:r>
        <w:rPr>
          <w:b/>
          <w:bCs/>
        </w:rPr>
        <w:t>Implications for transactional models of personality pathology</w:t>
      </w:r>
    </w:p>
    <w:p w14:paraId="3675E759"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w:t>
        <w:lastRenderedPageBreak/>
        <w:t>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64390763"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7ADD5ACC" w14:textId="77777777" w:rsidR="00C827AE" w:rsidRPr="002E7141" w:rsidRDefault="00C827AE" w:rsidP="002F6AC7">
      <w:pPr>
        <w:pStyle w:val="Heading3"/>
        <w:framePr w:wrap="auto" w:vAnchor="margin" w:yAlign="inline"/>
        <w:spacing w:line="480" w:lineRule="auto"/>
        <w:ind w:firstLine="0"/>
        <w:rPr>
          <w:del w:id="500" w:author="Claude" w:date="2026-06-16T00:00:00Z"/>
        </w:rPr>
      </w:pPr>
      <w:bookmarkStart w:id="102" w:name="X714fc978ee672846c24c61f892659f480d3aaf7"/>
      <w:bookmarkEnd w:id="96"/>
      <w:bookmarkEnd w:id="101"/>
      <w:del w:id="501" w:author="Claude" w:date="2026-06-16T00:00:00Z">
        <w:r>
          <w:delText>Methodological contribution: intensive ambulatory trait assessment</w:delText>
        </w:r>
      </w:del>
    </w:p>
    <w:p w14:paraId="18F12B4A" w14:textId="77777777" w:rsidR="002A047E" w:rsidRPr="002E7141" w:rsidRDefault="002A047E" w:rsidP="002A047E">
      <w:pPr>
        <w:spacing w:line="480" w:lineRule="auto"/>
        <w:ind w:firstLine="720"/>
        <w:rPr>
          <w:rFonts w:eastAsia="Times New Roman" w:cs="Times New Roman"/>
          <w:lang w:eastAsia="it-IT"/>
        </w:rPr>
      </w:pPr>
      <w:del w:id="510" w:author="Claude" w:date="2026-06-16T00:00:00Z">
        <w:r>
          <w:rPr>
            <w:rFonts w:eastAsia="Times New Roman" w:cs="Times New Roman"/>
            <w:lang w:eastAsia="it-IT"/>
          </w:rPr>
          <w:delTex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delText>
        </w:r>
        <w:r>
          <w:rPr>
            <w:color w:val="EE0000"/>
          </w:rPr>
          <w:delText xml:space="preserve"> physiology-linked</w:delText>
        </w:r>
        <w:r>
          <w:delTex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delText>
        </w:r>
      </w:del>
      <w:ins w:id="513" w:author="Claude" w:date="2026-06-16T00:00:00Z">
        <w:r>
          <w:rPr>
            <w:rFonts w:eastAsia="Times New Roman" w:cs="Times New Roman"/>
            <w:color w:val="EE0000"/>
            <w:lang w:eastAsia="it-IT"/>
          </w:rPr>
          <w:t>The comparison of EMA-derived and baseline PID-5 assessments is best read as a test of whether the moderation effects replicate across measurement strategies rather than as evidence that intensive assessment is more valid or efficient: for the focal effect the two approaches agreed in direction, and the narrower EMA intervals largely reflect the removal of occasion-specific variance rather than a substantive advantage (Wright et al., 2025). We present this replication analysis—and the variance-decomposition and shared-method considerations it raises—in the Supplement (Replication of Moderation Effects Across Measurement Strategies).</w:t>
        </w:r>
      </w:ins>
    </w:p>
    <w:p w14:paraId="77166E00" w14:textId="77777777" w:rsidR="00C827AE" w:rsidRPr="002E7141" w:rsidRDefault="00C827AE" w:rsidP="00DA4E4A">
      <w:pPr>
        <w:pStyle w:val="Heading3"/>
        <w:framePr w:wrap="auto" w:vAnchor="margin" w:yAlign="inline"/>
        <w:spacing w:line="480" w:lineRule="auto"/>
        <w:ind w:firstLine="0"/>
      </w:pPr>
      <w:bookmarkStart w:id="103" w:name="X66030c2fc693eac000e95f9b4533afec6469aef"/>
      <w:bookmarkEnd w:id="102"/>
      <w:r>
        <w:lastRenderedPageBreak/>
        <w:t>Limitations and future directions</w:t>
      </w:r>
    </w:p>
    <w:p w14:paraId="3286F814"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104" w:name="limitations-and-future-directions"/>
      <w:bookmarkEnd w:id="103"/>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EE7D753" w14:textId="77777777" w:rsidR="00FD3D66" w:rsidRDefault="00000000">
      <w:pPr>
        <w:pStyle w:val="Heading3"/>
        <w:framePr w:wrap="around"/>
        <w:spacing w:line="480" w:lineRule="auto"/>
        <w:ind w:firstLine="0"/>
        <w:rPr>
          <w:color w:val="EE0000"/>
        </w:rPr>
      </w:pPr>
      <w:r>
        <w:rPr>
          <w:color w:val="EE0000"/>
        </w:rPr>
        <w:t>Conclusion</w:t>
      </w:r>
    </w:p>
    <w:p w14:paraId="1F3C96F9" w14:textId="77777777" w:rsidR="00381224" w:rsidRDefault="00381224">
      <w:pPr>
        <w:pStyle w:val="BodyText"/>
        <w:rPr>
          <w:color w:val="EE0000"/>
        </w:rPr>
      </w:pPr>
    </w:p>
    <w:p w14:paraId="72787FAF" w14:textId="77777777"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lastRenderedPageBreak/>
        <w:t>physiology-linked vocal markers with intensive self-report can advance a dynamic, situated account of personality pathology, while underscoring the need for replication in clinical samples and with denser temporal sampling.</w:t>
      </w:r>
    </w:p>
    <w:p w14:paraId="13C74361" w14:textId="77777777" w:rsidR="002B6180" w:rsidRDefault="00000000">
      <w:r>
        <w:br w:type="page"/>
      </w:r>
    </w:p>
    <w:p w14:paraId="5E709BCE" w14:textId="77777777" w:rsidR="002B6180" w:rsidRDefault="00000000">
      <w:pPr>
        <w:pStyle w:val="Heading1"/>
      </w:pPr>
      <w:bookmarkStart w:id="105" w:name="references"/>
      <w:bookmarkEnd w:id="22"/>
      <w:bookmarkEnd w:id="87"/>
      <w:bookmarkEnd w:id="104"/>
      <w:r>
        <w:lastRenderedPageBreak/>
        <w:t>References</w:t>
      </w:r>
    </w:p>
    <w:p w14:paraId="21161730" w14:textId="77777777" w:rsidR="002B6180" w:rsidRDefault="00000000">
      <w:pPr>
        <w:pStyle w:val="Bibliography"/>
      </w:pPr>
      <w:bookmarkStart w:id="106" w:name="ref-APA2014_PersonalityInventory"/>
      <w:bookmarkStart w:id="107" w:name="refs"/>
      <w:r>
        <w:t xml:space="preserve">American Psychiatric Association. (2014). </w:t>
      </w:r>
      <w:r>
        <w:rPr>
          <w:i/>
          <w:iCs/>
        </w:rPr>
        <w:t>Online assessment measures: The personality inventory for DSM-5 (adult)</w:t>
      </w:r>
      <w:r>
        <w:t xml:space="preserve">. </w:t>
      </w:r>
      <w:hyperlink r:id="rId10">
        <w:r>
          <w:rPr>
            <w:rStyle w:val="Hyperlink"/>
          </w:rPr>
          <w:t>https://www.psychiatry.org/getmedia/594673a6-1b9b-4298-8b52-c4c652c4a4e2/APA-DSM5TR-ThePersonalityInventoryForDSM5FullVersionAdult.pdf</w:t>
        </w:r>
      </w:hyperlink>
      <w:r>
        <w:t>.</w:t>
      </w:r>
    </w:p>
    <w:p w14:paraId="67844EBF" w14:textId="77777777" w:rsidR="002B6180" w:rsidRDefault="00000000">
      <w:pPr>
        <w:pStyle w:val="Bibliography"/>
      </w:pPr>
      <w:bookmarkStart w:id="108" w:name="ref-barta2012measurement"/>
      <w:bookmarkEnd w:id="106"/>
      <w:r>
        <w:rPr>
          <w:lang w:val="it-IT"/>
        </w:rPr>
        <w:t xml:space="preserve">Barta, W. D., Tennen, H., &amp; Litt, M. D. (2012). </w:t>
      </w:r>
      <w:r>
        <w:rPr>
          <w:i/>
          <w:iCs/>
        </w:rPr>
        <w:t>Measurement reactivity in diary research.</w:t>
      </w:r>
    </w:p>
    <w:p w14:paraId="59CDEC12" w14:textId="77777777" w:rsidR="002B6180" w:rsidRDefault="00000000">
      <w:pPr>
        <w:pStyle w:val="Bibliography"/>
      </w:pPr>
      <w:bookmarkStart w:id="109" w:name="ref-bibbey2013personality"/>
      <w:bookmarkEnd w:id="108"/>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4BE663F4" w14:textId="77777777" w:rsidR="002B6180" w:rsidRDefault="00000000">
      <w:pPr>
        <w:pStyle w:val="Bibliography"/>
      </w:pPr>
      <w:bookmarkStart w:id="110" w:name="ref-bolger1995framework"/>
      <w:bookmarkEnd w:id="109"/>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60955351" w14:textId="77777777" w:rsidR="002B6180" w:rsidRDefault="00000000">
      <w:pPr>
        <w:pStyle w:val="Bibliography"/>
      </w:pPr>
      <w:bookmarkStart w:id="111" w:name="ref-bottesi2024advancing"/>
      <w:bookmarkEnd w:id="110"/>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5BAA35CC" w14:textId="77777777" w:rsidR="002B6180" w:rsidRDefault="00000000">
      <w:pPr>
        <w:pStyle w:val="Bibliography"/>
      </w:pPr>
      <w:bookmarkStart w:id="112" w:name="ref-bottesi2024agreement"/>
      <w:bookmarkEnd w:id="111"/>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2BDEB81D" w14:textId="77777777" w:rsidR="002B6180" w:rsidRDefault="00000000">
      <w:pPr>
        <w:pStyle w:val="Bibliography"/>
      </w:pPr>
      <w:bookmarkStart w:id="113" w:name="ref-Cala2025"/>
      <w:bookmarkEnd w:id="112"/>
      <w:r>
        <w:t xml:space="preserve">Calà, F., Colpizzi, I., Sica, C., Caudek, C., Lanatà, A., &amp; Frassineti, L. (2025). A preliminary analysis on longitudinal effects of exam stress and personality traits over acoustic </w:t>
        <w:lastRenderedPageBreak/>
        <w:t xml:space="preserve">properties. </w:t>
      </w:r>
      <w:r>
        <w:rPr>
          <w:i/>
          <w:iCs/>
        </w:rPr>
        <w:t>Models and Analysis of Vocal Emissions for Biomedical Applications: 15th International Workshop</w:t>
      </w:r>
      <w:r>
        <w:t>, 145–148.</w:t>
      </w:r>
    </w:p>
    <w:p w14:paraId="1A4A04AF" w14:textId="77777777" w:rsidR="002B6180" w:rsidRDefault="00000000">
      <w:pPr>
        <w:pStyle w:val="Bibliography"/>
      </w:pPr>
      <w:bookmarkStart w:id="114" w:name="ref-colpizzi2025state"/>
      <w:bookmarkEnd w:id="113"/>
      <w:r>
        <w:t xml:space="preserve">Colpizzi, I., Trull, T. J., Sica, C., Haney, A. M., &amp; Caudek, C. (2025). State self-compassion dynamics: Partial evidence for the bipolar continuum hypothesis. </w:t>
      </w:r>
      <w:r>
        <w:rPr>
          <w:i/>
          <w:iCs/>
        </w:rPr>
        <w:t>Mindfulness</w:t>
      </w:r>
      <w:r>
        <w:t>, 1–16.</w:t>
      </w:r>
    </w:p>
    <w:p w14:paraId="24A26061" w14:textId="77777777" w:rsidR="002B6180" w:rsidRDefault="00000000">
      <w:pPr>
        <w:pStyle w:val="Bibliography"/>
      </w:pPr>
      <w:bookmarkStart w:id="115" w:name="ref-Dietrich2012"/>
      <w:bookmarkEnd w:id="114"/>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04582290"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4432A011" w14:textId="77777777" w:rsidR="002B6180" w:rsidRDefault="00000000">
      <w:pPr>
        <w:pStyle w:val="Bibliography"/>
      </w:pPr>
      <w:bookmarkStart w:id="116" w:name="ref-gelfer2005relative"/>
      <w:bookmarkEnd w:id="115"/>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65337707" w14:textId="77777777" w:rsidR="002B6180" w:rsidRDefault="00000000">
      <w:pPr>
        <w:pStyle w:val="Bibliography"/>
      </w:pPr>
      <w:bookmarkStart w:id="117" w:name="ref-giddens2013vocal"/>
      <w:bookmarkEnd w:id="116"/>
      <w:r>
        <w:t xml:space="preserve">Giddens, C. L., Barron, K. W., Byrd-Craven, J., Clark, K. F., &amp; Winter, A. S. (2013). Vocal indices of stress: A review. </w:t>
      </w:r>
      <w:r>
        <w:rPr>
          <w:i/>
          <w:iCs/>
        </w:rPr>
        <w:t>Journal of Voice</w:t>
      </w:r>
      <w:r>
        <w:t xml:space="preserve">, </w:t>
      </w:r>
      <w:r>
        <w:rPr>
          <w:i/>
          <w:iCs/>
        </w:rPr>
        <w:t>27</w:t>
      </w:r>
      <w:r>
        <w:t>(3), 390–e21.</w:t>
      </w:r>
    </w:p>
    <w:p w14:paraId="026A32FF" w14:textId="77777777" w:rsidR="002B6180" w:rsidRDefault="00000000">
      <w:pPr>
        <w:pStyle w:val="Bibliography"/>
      </w:pPr>
      <w:bookmarkStart w:id="118" w:name="ref-hopwood2022connecting"/>
      <w:bookmarkEnd w:id="117"/>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3F32FFE2" w14:textId="77777777" w:rsidR="002B6180" w:rsidRDefault="00000000">
      <w:pPr>
        <w:pStyle w:val="Bibliography"/>
      </w:pPr>
      <w:bookmarkStart w:id="119" w:name="ref-kallen2025inhibitory"/>
      <w:bookmarkEnd w:id="118"/>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28F5121" w14:textId="77777777" w:rsidR="002B6180" w:rsidRDefault="00000000">
      <w:pPr>
        <w:pStyle w:val="Bibliography"/>
      </w:pPr>
      <w:bookmarkStart w:id="120" w:name="ref-kasuya1986normalized"/>
      <w:bookmarkEnd w:id="119"/>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6F28292A" w14:textId="77777777" w:rsidR="00EA0CD4" w:rsidRDefault="00EA0CD4">
      <w:pPr>
        <w:pStyle w:val="Bibliography"/>
      </w:pPr>
      <w:bookmarkStart w:id="121" w:name="ref-koval2015emotion"/>
      <w:bookmarkEnd w:id="120"/>
      <w:r>
        <w:t>Kaurin, A., Vize, C. E., &amp; Wright, A. G. C. (2025). The resolution of affective reactivity to stressful events. </w:t>
      </w:r>
      <w:r>
        <w:rPr>
          <w:i/>
          <w:iCs/>
        </w:rPr>
        <w:t>Emotion.</w:t>
      </w:r>
      <w:r>
        <w:t> Advance online publication.  </w:t>
      </w:r>
      <w:hyperlink r:id="rId11" w:tgtFrame="_blank" w:history="1">
        <w:r>
          <w:rPr>
            <w:rStyle w:val="Hyperlink"/>
          </w:rPr>
          <w:t>https://doi.org/10.1037/emo0001598</w:t>
        </w:r>
      </w:hyperlink>
    </w:p>
    <w:p w14:paraId="72C029B7"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10D3C41" w14:textId="77777777" w:rsidR="002B6180" w:rsidRDefault="00000000">
      <w:pPr>
        <w:pStyle w:val="Bibliography"/>
      </w:pPr>
      <w:bookmarkStart w:id="122" w:name="ref-krueger2012initial"/>
      <w:bookmarkEnd w:id="121"/>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03CD5D50" w14:textId="77777777" w:rsidR="002B6180" w:rsidRDefault="00000000">
      <w:pPr>
        <w:pStyle w:val="Bibliography"/>
      </w:pPr>
      <w:bookmarkStart w:id="123" w:name="ref-kuppens2010emotional"/>
      <w:bookmarkEnd w:id="122"/>
      <w:r>
        <w:t xml:space="preserve">Kuppens, P., Allen, N. B., &amp; Sheeber, L. B. (2010). Emotional inertia and psychological maladjustment. </w:t>
      </w:r>
      <w:r>
        <w:rPr>
          <w:i/>
          <w:iCs/>
        </w:rPr>
        <w:t>Psychological Science</w:t>
      </w:r>
      <w:r>
        <w:t xml:space="preserve">, </w:t>
      </w:r>
      <w:r>
        <w:rPr>
          <w:i/>
          <w:iCs/>
        </w:rPr>
        <w:t>21</w:t>
      </w:r>
      <w:r>
        <w:t>(7), 984–991.</w:t>
      </w:r>
    </w:p>
    <w:p w14:paraId="7881756A" w14:textId="77777777" w:rsidR="002B6180" w:rsidRDefault="00000000">
      <w:pPr>
        <w:pStyle w:val="Bibliography"/>
      </w:pPr>
      <w:bookmarkStart w:id="124" w:name="ref-lahey2009public"/>
      <w:bookmarkEnd w:id="123"/>
      <w:r>
        <w:t xml:space="preserve">Lahey, B. B. (2009). Public health significance of neuroticism. </w:t>
      </w:r>
      <w:r>
        <w:rPr>
          <w:i/>
          <w:iCs/>
        </w:rPr>
        <w:t>American Psychologist</w:t>
      </w:r>
      <w:r>
        <w:t xml:space="preserve">, </w:t>
      </w:r>
      <w:r>
        <w:rPr>
          <w:i/>
          <w:iCs/>
        </w:rPr>
        <w:t>64</w:t>
      </w:r>
      <w:r>
        <w:t>(4), 241–256.</w:t>
      </w:r>
    </w:p>
    <w:p w14:paraId="19825BEC" w14:textId="77777777" w:rsidR="002B6180" w:rsidRDefault="00000000">
      <w:pPr>
        <w:pStyle w:val="Bibliography"/>
      </w:pPr>
      <w:bookmarkStart w:id="125" w:name="ref-latzman2025neurobehavioral"/>
      <w:bookmarkEnd w:id="124"/>
      <w:r>
        <w:t xml:space="preserve">Latzman, R. D., &amp; Patrick, C. J. (2025). </w:t>
      </w:r>
      <w:r>
        <w:rPr>
          <w:i/>
          <w:iCs/>
        </w:rPr>
        <w:t>Neurobehavioral individual differences: A transdisciplinary approach to advancing clinical science</w:t>
      </w:r>
      <w:r>
        <w:t>. Springer Nature.</w:t>
      </w:r>
    </w:p>
    <w:p w14:paraId="390D1C51" w14:textId="77777777" w:rsidR="002B6180" w:rsidRDefault="00000000">
      <w:pPr>
        <w:pStyle w:val="Bibliography"/>
      </w:pPr>
      <w:bookmarkStart w:id="126" w:name="ref-luo2023stressful"/>
      <w:bookmarkEnd w:id="125"/>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47041004" w14:textId="77777777" w:rsidR="002B6180" w:rsidRDefault="00000000">
      <w:pPr>
        <w:pStyle w:val="Bibliography"/>
      </w:pPr>
      <w:bookmarkStart w:id="127" w:name="ref-manfredi2017smartphones"/>
      <w:bookmarkEnd w:id="126"/>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1E732F6" w14:textId="77777777" w:rsidR="002B6180" w:rsidRDefault="00000000">
      <w:pPr>
        <w:pStyle w:val="Bibliography"/>
      </w:pPr>
      <w:bookmarkStart w:id="128" w:name="ref-mendoza1998acoustic"/>
      <w:bookmarkEnd w:id="127"/>
      <w:r>
        <w:t xml:space="preserve">Mendoza, E., &amp; Carballo, G. (1998). Acoustic analysis of induced vocal stress by means of cognitive workload tasks. </w:t>
      </w:r>
      <w:r>
        <w:rPr>
          <w:i/>
          <w:iCs/>
        </w:rPr>
        <w:t>Journal of Voice</w:t>
      </w:r>
      <w:r>
        <w:t xml:space="preserve">, </w:t>
      </w:r>
      <w:r>
        <w:rPr>
          <w:i/>
          <w:iCs/>
        </w:rPr>
        <w:t>12</w:t>
      </w:r>
      <w:r>
        <w:t>(3), 263–273.</w:t>
      </w:r>
    </w:p>
    <w:p w14:paraId="1D9AC21D"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55159599"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3818EEDE" w14:textId="77777777" w:rsidR="002B6180" w:rsidRDefault="00000000">
      <w:pPr>
        <w:pStyle w:val="Bibliography"/>
      </w:pPr>
      <w:bookmarkStart w:id="129" w:name="ref-morelli2019biovoice"/>
      <w:bookmarkEnd w:id="128"/>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2F907DC9"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55365844" w14:textId="77777777" w:rsidR="002B6180" w:rsidRDefault="00000000">
      <w:pPr>
        <w:pStyle w:val="Bibliography"/>
      </w:pPr>
      <w:bookmarkStart w:id="130" w:name="ref-ormel2013neuroticism"/>
      <w:bookmarkEnd w:id="129"/>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20E51726" w14:textId="77777777" w:rsidR="002B6180" w:rsidRDefault="00000000">
      <w:pPr>
        <w:pStyle w:val="Bibliography"/>
      </w:pPr>
      <w:bookmarkStart w:id="131" w:name="ref-scherer2003vocal"/>
      <w:bookmarkEnd w:id="130"/>
      <w:r>
        <w:t xml:space="preserve">Scherer, K. R. (2003). Vocal expression of emotion. </w:t>
      </w:r>
      <w:r>
        <w:rPr>
          <w:i/>
          <w:iCs/>
        </w:rPr>
        <w:t>Handbook of Affective Sciences</w:t>
      </w:r>
      <w:r>
        <w:t>, 433–456.</w:t>
      </w:r>
    </w:p>
    <w:p w14:paraId="0FB5DC9B" w14:textId="77777777" w:rsidR="002B6180" w:rsidRDefault="00000000">
      <w:pPr>
        <w:pStyle w:val="Bibliography"/>
      </w:pPr>
      <w:bookmarkStart w:id="132" w:name="ref-sica2024comparing"/>
      <w:bookmarkEnd w:id="131"/>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EDCEAF1" w14:textId="77777777" w:rsidR="002B6180" w:rsidRDefault="00000000">
      <w:pPr>
        <w:pStyle w:val="Bibliography"/>
      </w:pPr>
      <w:bookmarkStart w:id="133" w:name="ref-sica2021facing"/>
      <w:bookmarkEnd w:id="132"/>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0C2E0814" w14:textId="77777777" w:rsidR="002B6180" w:rsidRDefault="00000000">
      <w:pPr>
        <w:pStyle w:val="Bibliography"/>
      </w:pPr>
      <w:bookmarkStart w:id="134" w:name="ref-titze1994mechanical"/>
      <w:bookmarkEnd w:id="133"/>
      <w:r>
        <w:t xml:space="preserve">Titze, I. R. (1994). Mechanical stress in phonation. </w:t>
      </w:r>
      <w:r>
        <w:rPr>
          <w:i/>
          <w:iCs/>
        </w:rPr>
        <w:t>Journal of Voice</w:t>
      </w:r>
      <w:r>
        <w:t xml:space="preserve">, </w:t>
      </w:r>
      <w:r>
        <w:rPr>
          <w:i/>
          <w:iCs/>
        </w:rPr>
        <w:t>8</w:t>
      </w:r>
      <w:r>
        <w:t>(2), 99–105.</w:t>
      </w:r>
    </w:p>
    <w:p w14:paraId="5CF8A9A7" w14:textId="77777777" w:rsidR="002B6180" w:rsidRDefault="00000000">
      <w:pPr>
        <w:pStyle w:val="Bibliography"/>
      </w:pPr>
      <w:bookmarkStart w:id="135" w:name="ref-trull2020ambulatory"/>
      <w:bookmarkEnd w:id="134"/>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4A9142F6" w14:textId="77777777" w:rsidR="002B6180" w:rsidRDefault="00000000">
      <w:pPr>
        <w:pStyle w:val="Bibliography"/>
      </w:pPr>
      <w:bookmarkStart w:id="136" w:name="ref-van2018voice"/>
      <w:bookmarkEnd w:id="135"/>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41C2A24C"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62D909A9"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54803F"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33C8C149" w14:textId="77777777" w:rsidR="00B2233C" w:rsidRDefault="00B2233C" w:rsidP="00B2233C">
      <w:pPr>
        <w:pStyle w:val="Bibliography"/>
      </w:pPr>
      <w:bookmarkStart w:id="137" w:name="ref-widiger2019five"/>
      <w:bookmarkStart w:id="138" w:name="ref-wright2016stability"/>
      <w:bookmarkEnd w:id="136"/>
      <w:r>
        <w:t xml:space="preserve">Widiger, T. A., &amp; Crego, C. (2019). The five-factor model of personality structure: An update. </w:t>
      </w:r>
      <w:r>
        <w:rPr>
          <w:i/>
          <w:iCs/>
        </w:rPr>
        <w:t>World Psychiatry</w:t>
      </w:r>
      <w:r>
        <w:t xml:space="preserve">, </w:t>
      </w:r>
      <w:r>
        <w:rPr>
          <w:i/>
          <w:iCs/>
        </w:rPr>
        <w:t>18</w:t>
      </w:r>
      <w:r>
        <w:t>(3), 271.</w:t>
      </w:r>
    </w:p>
    <w:p w14:paraId="37ABE38A" w14:textId="77777777" w:rsidR="00B2233C" w:rsidRDefault="00B2233C" w:rsidP="00B2233C">
      <w:pPr>
        <w:pStyle w:val="Bibliography"/>
      </w:pPr>
      <w:bookmarkStart w:id="139" w:name="ref-wright2019focusing"/>
      <w:bookmarkEnd w:id="137"/>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5844ECB0" w14:textId="77777777" w:rsidR="00B2233C" w:rsidRDefault="00B2233C" w:rsidP="00B2233C">
      <w:pPr>
        <w:pStyle w:val="Bibliography"/>
      </w:pPr>
      <w:bookmarkStart w:id="140" w:name="ref-wright2025measuring"/>
      <w:bookmarkEnd w:id="139"/>
      <w:r>
        <w:t xml:space="preserve">Wright, A. G., Ringwald, W. R., &amp; Zimmermann, J. (2025). Measuring psychopathology in daily life. </w:t>
      </w:r>
      <w:r>
        <w:rPr>
          <w:i/>
          <w:iCs/>
        </w:rPr>
        <w:t>Clinical Psychological Science</w:t>
      </w:r>
      <w:r>
        <w:t xml:space="preserve">, </w:t>
      </w:r>
      <w:r>
        <w:rPr>
          <w:i/>
          <w:iCs/>
        </w:rPr>
        <w:t>13</w:t>
      </w:r>
      <w:r>
        <w:t>(3), 649–663.</w:t>
      </w:r>
    </w:p>
    <w:bookmarkEnd w:id="140"/>
    <w:p w14:paraId="673907AF"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11E8A60F" w14:textId="77777777" w:rsidR="00C767F7" w:rsidRDefault="00C767F7" w:rsidP="009E444E">
      <w:pPr>
        <w:pStyle w:val="Bibliography"/>
        <w:spacing w:line="240" w:lineRule="auto"/>
        <w:ind w:left="0" w:firstLine="0"/>
        <w:rPr>
          <w:b/>
          <w:bCs/>
        </w:rPr>
      </w:pPr>
    </w:p>
    <w:p w14:paraId="25374CFE" w14:textId="77777777" w:rsidR="00C767F7" w:rsidRDefault="00C767F7" w:rsidP="009E444E">
      <w:pPr>
        <w:pStyle w:val="Bibliography"/>
        <w:spacing w:line="240" w:lineRule="auto"/>
        <w:ind w:left="0" w:firstLine="0"/>
        <w:rPr>
          <w:b/>
          <w:bCs/>
        </w:rPr>
      </w:pPr>
    </w:p>
    <w:p w14:paraId="559160F2" w14:textId="77777777" w:rsidR="00C767F7" w:rsidRDefault="00C767F7" w:rsidP="009E444E">
      <w:pPr>
        <w:pStyle w:val="Bibliography"/>
        <w:spacing w:line="240" w:lineRule="auto"/>
        <w:ind w:left="0" w:firstLine="0"/>
        <w:rPr>
          <w:b/>
          <w:bCs/>
        </w:rPr>
      </w:pPr>
    </w:p>
    <w:p w14:paraId="4541185A" w14:textId="77777777" w:rsidR="00C767F7" w:rsidRDefault="00C767F7" w:rsidP="009E444E">
      <w:pPr>
        <w:pStyle w:val="Bibliography"/>
        <w:spacing w:line="240" w:lineRule="auto"/>
        <w:ind w:left="0" w:firstLine="0"/>
        <w:rPr>
          <w:b/>
          <w:bCs/>
        </w:rPr>
      </w:pPr>
    </w:p>
    <w:p w14:paraId="6D5018DF" w14:textId="77777777" w:rsidR="00C767F7" w:rsidRDefault="00C767F7" w:rsidP="009E444E">
      <w:pPr>
        <w:pStyle w:val="Bibliography"/>
        <w:spacing w:line="240" w:lineRule="auto"/>
        <w:ind w:left="0" w:firstLine="0"/>
        <w:rPr>
          <w:b/>
          <w:bCs/>
        </w:rPr>
      </w:pPr>
    </w:p>
    <w:p w14:paraId="34D71D98" w14:textId="77777777" w:rsidR="00C767F7" w:rsidRDefault="00C767F7" w:rsidP="009E444E">
      <w:pPr>
        <w:pStyle w:val="Bibliography"/>
        <w:spacing w:line="240" w:lineRule="auto"/>
        <w:ind w:left="0" w:firstLine="0"/>
        <w:rPr>
          <w:b/>
          <w:bCs/>
        </w:rPr>
      </w:pPr>
    </w:p>
    <w:p w14:paraId="3B97305A" w14:textId="77777777" w:rsidR="00C767F7" w:rsidRDefault="00C767F7" w:rsidP="009E444E">
      <w:pPr>
        <w:pStyle w:val="Bibliography"/>
        <w:spacing w:line="240" w:lineRule="auto"/>
        <w:ind w:left="0" w:firstLine="0"/>
        <w:rPr>
          <w:b/>
          <w:bCs/>
        </w:rPr>
      </w:pPr>
    </w:p>
    <w:p w14:paraId="3226C842" w14:textId="77777777" w:rsidR="00C767F7" w:rsidRDefault="00C767F7" w:rsidP="009E444E">
      <w:pPr>
        <w:pStyle w:val="Bibliography"/>
        <w:spacing w:line="240" w:lineRule="auto"/>
        <w:ind w:left="0" w:firstLine="0"/>
        <w:rPr>
          <w:b/>
          <w:bCs/>
        </w:rPr>
      </w:pPr>
    </w:p>
    <w:p w14:paraId="14DD6478" w14:textId="77777777" w:rsidR="00C767F7" w:rsidRDefault="00C767F7" w:rsidP="009E444E">
      <w:pPr>
        <w:pStyle w:val="Bibliography"/>
        <w:spacing w:line="240" w:lineRule="auto"/>
        <w:ind w:left="0" w:firstLine="0"/>
        <w:rPr>
          <w:b/>
          <w:bCs/>
        </w:rPr>
      </w:pPr>
    </w:p>
    <w:p w14:paraId="0C6416EE" w14:textId="77777777" w:rsidR="00C767F7" w:rsidRDefault="00C767F7" w:rsidP="009E444E">
      <w:pPr>
        <w:pStyle w:val="Bibliography"/>
        <w:spacing w:line="240" w:lineRule="auto"/>
        <w:ind w:left="0" w:firstLine="0"/>
        <w:rPr>
          <w:b/>
          <w:bCs/>
        </w:rPr>
      </w:pPr>
    </w:p>
    <w:p w14:paraId="76D058F0" w14:textId="77777777" w:rsidR="00C767F7" w:rsidRDefault="00C767F7" w:rsidP="009E444E">
      <w:pPr>
        <w:pStyle w:val="Bibliography"/>
        <w:spacing w:line="240" w:lineRule="auto"/>
        <w:ind w:left="0" w:firstLine="0"/>
        <w:rPr>
          <w:b/>
          <w:bCs/>
        </w:rPr>
      </w:pPr>
    </w:p>
    <w:p w14:paraId="31F0DD09" w14:textId="77777777" w:rsidR="00C767F7" w:rsidRDefault="00C767F7" w:rsidP="009E444E">
      <w:pPr>
        <w:pStyle w:val="Bibliography"/>
        <w:spacing w:line="240" w:lineRule="auto"/>
        <w:ind w:left="0" w:firstLine="0"/>
        <w:rPr>
          <w:b/>
          <w:bCs/>
        </w:rPr>
      </w:pPr>
    </w:p>
    <w:p w14:paraId="005C60B0" w14:textId="77777777" w:rsidR="00C767F7" w:rsidRDefault="00C767F7" w:rsidP="009E444E">
      <w:pPr>
        <w:pStyle w:val="Bibliography"/>
        <w:spacing w:line="240" w:lineRule="auto"/>
        <w:ind w:left="0" w:firstLine="0"/>
        <w:rPr>
          <w:b/>
          <w:bCs/>
        </w:rPr>
      </w:pPr>
    </w:p>
    <w:p w14:paraId="72F5FF2D" w14:textId="77777777" w:rsidR="00C767F7" w:rsidRDefault="00C767F7" w:rsidP="009E444E">
      <w:pPr>
        <w:pStyle w:val="Bibliography"/>
        <w:spacing w:line="240" w:lineRule="auto"/>
        <w:ind w:left="0" w:firstLine="0"/>
        <w:rPr>
          <w:b/>
          <w:bCs/>
        </w:rPr>
      </w:pPr>
    </w:p>
    <w:p w14:paraId="624B46E0" w14:textId="77777777" w:rsidR="00C767F7" w:rsidRDefault="00C767F7" w:rsidP="009E444E">
      <w:pPr>
        <w:pStyle w:val="Bibliography"/>
        <w:spacing w:line="240" w:lineRule="auto"/>
        <w:ind w:left="0" w:firstLine="0"/>
        <w:rPr>
          <w:b/>
          <w:bCs/>
        </w:rPr>
      </w:pPr>
    </w:p>
    <w:p w14:paraId="7CEAEC3E" w14:textId="77777777" w:rsidR="00C767F7" w:rsidRDefault="00C767F7" w:rsidP="009E444E">
      <w:pPr>
        <w:pStyle w:val="Bibliography"/>
        <w:spacing w:line="240" w:lineRule="auto"/>
        <w:ind w:left="0" w:firstLine="0"/>
        <w:rPr>
          <w:b/>
          <w:bCs/>
        </w:rPr>
      </w:pPr>
    </w:p>
    <w:p w14:paraId="5B7603CD" w14:textId="77777777" w:rsidR="009E444E" w:rsidRPr="00960A99" w:rsidRDefault="009E444E" w:rsidP="009E444E">
      <w:pPr>
        <w:spacing w:before="0" w:after="200" w:line="240" w:lineRule="auto"/>
        <w:rPr>
          <w:b/>
          <w:bCs/>
        </w:rPr>
      </w:pPr>
      <w:r>
        <w:rPr>
          <w:rFonts w:cs="Times New Roman"/>
          <w:b/>
          <w:bCs/>
        </w:rPr>
        <w:lastRenderedPageBreak/>
        <w:t>Table 1</w:t>
      </w:r>
    </w:p>
    <w:p w14:paraId="597CC449"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7B6895D8" w14:textId="77777777" w:rsidTr="00F824C8">
        <w:trPr>
          <w:trHeight w:val="720"/>
          <w:jc w:val="center"/>
        </w:trPr>
        <w:tc>
          <w:tcPr>
            <w:tcW w:w="2460" w:type="dxa"/>
            <w:vMerge w:val="restart"/>
          </w:tcPr>
          <w:p w14:paraId="2283052E"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176A7554"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A23D328"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2EC390F4" w14:textId="77777777" w:rsidTr="00F824C8">
        <w:trPr>
          <w:trHeight w:val="743"/>
          <w:jc w:val="center"/>
        </w:trPr>
        <w:tc>
          <w:tcPr>
            <w:tcW w:w="2460" w:type="dxa"/>
            <w:vMerge/>
            <w:tcBorders>
              <w:bottom w:val="single" w:sz="4" w:space="0" w:color="auto"/>
            </w:tcBorders>
          </w:tcPr>
          <w:p w14:paraId="76498A6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E4EC8A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2F74ED5D"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33C2C6E7"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525555A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5E3109CC" w14:textId="77777777" w:rsidTr="00CF037A">
        <w:trPr>
          <w:trHeight w:val="639"/>
          <w:jc w:val="center"/>
        </w:trPr>
        <w:tc>
          <w:tcPr>
            <w:tcW w:w="2460" w:type="dxa"/>
            <w:tcBorders>
              <w:bottom w:val="nil"/>
            </w:tcBorders>
            <w:vAlign w:val="center"/>
          </w:tcPr>
          <w:p w14:paraId="1F9CBDB4"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B266CCB"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C288FBF"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B1F70B8"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3034370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72330DD8" w14:textId="77777777" w:rsidTr="00F824C8">
        <w:trPr>
          <w:trHeight w:val="319"/>
          <w:jc w:val="center"/>
        </w:trPr>
        <w:tc>
          <w:tcPr>
            <w:tcW w:w="2460" w:type="dxa"/>
            <w:tcBorders>
              <w:top w:val="nil"/>
              <w:bottom w:val="nil"/>
            </w:tcBorders>
            <w:vAlign w:val="center"/>
          </w:tcPr>
          <w:p w14:paraId="1A51BEAA"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4D0C3448"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683E94A8"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43D9DD74" w14:textId="77777777" w:rsidR="009E444E" w:rsidRPr="00960A99" w:rsidRDefault="009E444E" w:rsidP="00F824C8">
            <w:pPr>
              <w:spacing w:line="240" w:lineRule="auto"/>
              <w:jc w:val="center"/>
              <w:rPr>
                <w:rFonts w:cs="Times New Roman"/>
                <w:lang w:val="it-IT"/>
              </w:rPr>
            </w:pPr>
            <w:del w:id="141" w:author="Claude" w:date="2026-06-13T00:00:00Z">
              <w:r>
                <w:rPr>
                  <w:rFonts w:cs="Times New Roman"/>
                  <w:lang w:val="it-IT"/>
                </w:rPr>
                <w:delText>-2.02 [-4.84, 0.76]</w:delText>
              </w:r>
            </w:del>
            <w:ins w:id="142" w:author="Claude" w:date="2026-06-13T00:00:00Z">
              <w:r>
                <w:rPr>
                  <w:rFonts w:cs="Times New Roman"/>
                  <w:color w:val="EE0000"/>
                  <w:lang w:val="it-IT"/>
                </w:rPr>
                <w:t>-2.04 [-4.76, 0.73]</w:t>
              </w:r>
            </w:ins>
          </w:p>
        </w:tc>
        <w:tc>
          <w:tcPr>
            <w:tcW w:w="774" w:type="dxa"/>
            <w:gridSpan w:val="2"/>
            <w:tcBorders>
              <w:top w:val="nil"/>
              <w:bottom w:val="nil"/>
            </w:tcBorders>
            <w:vAlign w:val="center"/>
          </w:tcPr>
          <w:p w14:paraId="18117E9D"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7FB52087" w14:textId="77777777" w:rsidTr="00F824C8">
        <w:trPr>
          <w:trHeight w:val="319"/>
          <w:jc w:val="center"/>
        </w:trPr>
        <w:tc>
          <w:tcPr>
            <w:tcW w:w="2460" w:type="dxa"/>
            <w:tcBorders>
              <w:top w:val="nil"/>
              <w:bottom w:val="nil"/>
            </w:tcBorders>
            <w:vAlign w:val="center"/>
          </w:tcPr>
          <w:p w14:paraId="2BA71C3E"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4F34B44"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449B5A40"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16E22E55"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7E1827A0" w14:textId="77777777" w:rsidR="009E444E" w:rsidRPr="00960A99" w:rsidRDefault="009E444E" w:rsidP="00CF037A">
            <w:pPr>
              <w:spacing w:line="240" w:lineRule="auto"/>
              <w:jc w:val="center"/>
              <w:rPr>
                <w:rFonts w:cs="Times New Roman"/>
              </w:rPr>
            </w:pPr>
            <w:r>
              <w:rPr>
                <w:b/>
                <w:bCs/>
              </w:rPr>
              <w:t>0.98</w:t>
            </w:r>
          </w:p>
        </w:tc>
      </w:tr>
      <w:tr w:rsidR="009E444E" w:rsidRPr="00960A99" w14:paraId="3152FDD7" w14:textId="77777777" w:rsidTr="00F824C8">
        <w:trPr>
          <w:trHeight w:val="674"/>
          <w:jc w:val="center"/>
        </w:trPr>
        <w:tc>
          <w:tcPr>
            <w:tcW w:w="2460" w:type="dxa"/>
            <w:tcBorders>
              <w:top w:val="nil"/>
              <w:bottom w:val="nil"/>
            </w:tcBorders>
          </w:tcPr>
          <w:p w14:paraId="62ADE18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43B246C5"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2951D307"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431976C1"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42EDA154" w14:textId="77777777" w:rsidR="009E444E" w:rsidRPr="00960A99" w:rsidRDefault="009E444E" w:rsidP="00CF037A">
            <w:pPr>
              <w:spacing w:line="240" w:lineRule="auto"/>
              <w:jc w:val="center"/>
              <w:rPr>
                <w:rFonts w:cs="Times New Roman"/>
              </w:rPr>
            </w:pPr>
            <w:r>
              <w:t>0.54</w:t>
            </w:r>
          </w:p>
        </w:tc>
      </w:tr>
      <w:tr w:rsidR="009E444E" w:rsidRPr="00960A99" w14:paraId="77E2481C" w14:textId="77777777" w:rsidTr="00F824C8">
        <w:trPr>
          <w:trHeight w:val="674"/>
          <w:jc w:val="center"/>
        </w:trPr>
        <w:tc>
          <w:tcPr>
            <w:tcW w:w="2460" w:type="dxa"/>
            <w:tcBorders>
              <w:top w:val="nil"/>
              <w:bottom w:val="single" w:sz="4" w:space="0" w:color="auto"/>
            </w:tcBorders>
          </w:tcPr>
          <w:p w14:paraId="57E0F147"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B951844"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51D0E2FC" w14:textId="77777777" w:rsidR="009E444E" w:rsidRPr="00960A99" w:rsidRDefault="009E444E" w:rsidP="00F824C8">
            <w:pPr>
              <w:spacing w:line="240" w:lineRule="auto"/>
              <w:jc w:val="center"/>
              <w:rPr>
                <w:rFonts w:cs="Times New Roman"/>
                <w:lang w:val="it-IT"/>
              </w:rPr>
            </w:pPr>
            <w:del w:id="143" w:author="Claude" w:date="2026-06-13T00:00:00Z">
              <w:r>
                <w:rPr>
                  <w:rFonts w:cs="Times New Roman"/>
                  <w:lang w:val="it-IT"/>
                </w:rPr>
                <w:delText>0.54</w:delText>
              </w:r>
            </w:del>
            <w:ins w:id="144" w:author="Claude" w:date="2026-06-13T00:00:00Z">
              <w:r>
                <w:rPr>
                  <w:rFonts w:cs="Times New Roman"/>
                  <w:color w:val="EE0000"/>
                  <w:lang w:val="it-IT"/>
                </w:rPr>
                <w:t>0.56</w:t>
              </w:r>
            </w:ins>
          </w:p>
        </w:tc>
        <w:tc>
          <w:tcPr>
            <w:tcW w:w="2583" w:type="dxa"/>
            <w:tcBorders>
              <w:top w:val="nil"/>
              <w:bottom w:val="single" w:sz="4" w:space="0" w:color="auto"/>
            </w:tcBorders>
          </w:tcPr>
          <w:p w14:paraId="55A0C82B"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142C05AC" w14:textId="77777777" w:rsidR="009E444E" w:rsidRPr="00960A99" w:rsidRDefault="009E444E" w:rsidP="00CF037A">
            <w:pPr>
              <w:spacing w:line="240" w:lineRule="auto"/>
              <w:jc w:val="center"/>
            </w:pPr>
            <w:r>
              <w:t>0.80</w:t>
            </w:r>
          </w:p>
        </w:tc>
      </w:tr>
    </w:tbl>
    <w:p w14:paraId="3EF555F4"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4EF4E2D" w14:textId="77777777" w:rsidR="009E444E" w:rsidRPr="00960A99" w:rsidRDefault="009E444E" w:rsidP="009E444E">
      <w:pPr>
        <w:pStyle w:val="Bibliography"/>
        <w:spacing w:line="240" w:lineRule="auto"/>
        <w:ind w:left="0" w:firstLine="0"/>
        <w:rPr>
          <w:b/>
          <w:bCs/>
        </w:rPr>
      </w:pPr>
      <w:r>
        <w:rPr>
          <w:b/>
          <w:bCs/>
        </w:rPr>
        <w:t>Table 2</w:t>
      </w:r>
    </w:p>
    <w:p w14:paraId="4B96FAB3"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414E9282" w14:textId="77777777" w:rsidTr="00F824C8">
        <w:trPr>
          <w:trHeight w:val="720"/>
          <w:jc w:val="center"/>
        </w:trPr>
        <w:tc>
          <w:tcPr>
            <w:tcW w:w="2460" w:type="dxa"/>
            <w:vMerge w:val="restart"/>
          </w:tcPr>
          <w:p w14:paraId="7A1C8382"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32EE144E"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28DB466"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5EE80670" w14:textId="77777777" w:rsidTr="00F824C8">
        <w:trPr>
          <w:trHeight w:val="743"/>
          <w:jc w:val="center"/>
        </w:trPr>
        <w:tc>
          <w:tcPr>
            <w:tcW w:w="2460" w:type="dxa"/>
            <w:vMerge/>
            <w:tcBorders>
              <w:bottom w:val="single" w:sz="4" w:space="0" w:color="auto"/>
            </w:tcBorders>
          </w:tcPr>
          <w:p w14:paraId="7E575CD0"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890A4B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600C5580"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5438F8E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28B26561"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5E70A216" w14:textId="77777777" w:rsidTr="00BD274E">
        <w:trPr>
          <w:trHeight w:val="639"/>
          <w:jc w:val="center"/>
        </w:trPr>
        <w:tc>
          <w:tcPr>
            <w:tcW w:w="2460" w:type="dxa"/>
            <w:tcBorders>
              <w:bottom w:val="nil"/>
            </w:tcBorders>
            <w:vAlign w:val="center"/>
          </w:tcPr>
          <w:p w14:paraId="064BEC7B"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29BBCC7A"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24A03B17"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3207A1DF"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9D9AA8C" w14:textId="77777777" w:rsidR="009E444E" w:rsidRPr="00960A99" w:rsidRDefault="009E444E" w:rsidP="00F824C8">
            <w:pPr>
              <w:spacing w:line="240" w:lineRule="auto"/>
              <w:jc w:val="center"/>
              <w:rPr>
                <w:rFonts w:cs="Times New Roman"/>
              </w:rPr>
            </w:pPr>
            <w:r>
              <w:t>0.78</w:t>
            </w:r>
          </w:p>
        </w:tc>
      </w:tr>
      <w:tr w:rsidR="009E444E" w:rsidRPr="00960A99" w14:paraId="62944734" w14:textId="77777777" w:rsidTr="00F824C8">
        <w:trPr>
          <w:trHeight w:val="319"/>
          <w:jc w:val="center"/>
        </w:trPr>
        <w:tc>
          <w:tcPr>
            <w:tcW w:w="2460" w:type="dxa"/>
            <w:tcBorders>
              <w:top w:val="nil"/>
              <w:bottom w:val="nil"/>
            </w:tcBorders>
            <w:vAlign w:val="center"/>
          </w:tcPr>
          <w:p w14:paraId="22070F0B"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03D8E5C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2F4A3EB"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6E413BEB" w14:textId="77777777" w:rsidR="009E444E" w:rsidRPr="00960A99" w:rsidRDefault="009E444E" w:rsidP="00F824C8">
            <w:pPr>
              <w:spacing w:line="240" w:lineRule="auto"/>
              <w:jc w:val="center"/>
              <w:rPr>
                <w:rFonts w:cs="Times New Roman"/>
                <w:lang w:val="it-IT"/>
              </w:rPr>
            </w:pPr>
            <w:del w:id="145" w:author="Claude" w:date="2026-06-13T00:00:00Z">
              <w:r>
                <w:delText>0.30 [-0.52, 1.12]</w:delText>
              </w:r>
            </w:del>
            <w:ins w:id="146" w:author="Claude" w:date="2026-06-13T00:00:00Z">
              <w:r>
                <w:rPr>
                  <w:color w:val="EE0000"/>
                </w:rPr>
                <w:t>0.22 [-0.61, 1.04]</w:t>
              </w:r>
            </w:ins>
          </w:p>
        </w:tc>
        <w:tc>
          <w:tcPr>
            <w:tcW w:w="774" w:type="dxa"/>
            <w:gridSpan w:val="2"/>
            <w:tcBorders>
              <w:top w:val="nil"/>
              <w:bottom w:val="nil"/>
            </w:tcBorders>
          </w:tcPr>
          <w:p w14:paraId="57A4A67F" w14:textId="77777777" w:rsidR="009E444E" w:rsidRPr="00960A99" w:rsidRDefault="009E444E" w:rsidP="00F824C8">
            <w:pPr>
              <w:spacing w:line="240" w:lineRule="auto"/>
              <w:jc w:val="center"/>
              <w:rPr>
                <w:rFonts w:cs="Times New Roman"/>
              </w:rPr>
            </w:pPr>
            <w:r>
              <w:t>0.66</w:t>
            </w:r>
          </w:p>
        </w:tc>
      </w:tr>
      <w:tr w:rsidR="009E444E" w:rsidRPr="00960A99" w14:paraId="6695D7BE" w14:textId="77777777" w:rsidTr="00F824C8">
        <w:trPr>
          <w:trHeight w:val="674"/>
          <w:jc w:val="center"/>
        </w:trPr>
        <w:tc>
          <w:tcPr>
            <w:tcW w:w="2460" w:type="dxa"/>
            <w:tcBorders>
              <w:top w:val="nil"/>
              <w:bottom w:val="nil"/>
            </w:tcBorders>
            <w:vAlign w:val="center"/>
          </w:tcPr>
          <w:p w14:paraId="6D7C7366"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5A640444"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4A049A6A"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2DA4BC0F"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23CF6657" w14:textId="77777777" w:rsidR="009E444E" w:rsidRPr="00960A99" w:rsidRDefault="009E444E" w:rsidP="00F824C8">
            <w:pPr>
              <w:spacing w:line="240" w:lineRule="auto"/>
              <w:jc w:val="center"/>
              <w:rPr>
                <w:rFonts w:cs="Times New Roman"/>
                <w:b/>
                <w:bCs/>
              </w:rPr>
            </w:pPr>
            <w:r>
              <w:t>0.82</w:t>
            </w:r>
          </w:p>
        </w:tc>
      </w:tr>
      <w:tr w:rsidR="009E444E" w:rsidRPr="00960A99" w14:paraId="6410C766" w14:textId="77777777" w:rsidTr="00F824C8">
        <w:trPr>
          <w:trHeight w:val="674"/>
          <w:jc w:val="center"/>
        </w:trPr>
        <w:tc>
          <w:tcPr>
            <w:tcW w:w="2460" w:type="dxa"/>
            <w:tcBorders>
              <w:top w:val="nil"/>
              <w:bottom w:val="nil"/>
            </w:tcBorders>
          </w:tcPr>
          <w:p w14:paraId="1D82807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328668E3"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9728D47"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6AA2BB33"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7FF48EA2" w14:textId="77777777" w:rsidR="009E444E" w:rsidRPr="00960A99" w:rsidRDefault="009E444E" w:rsidP="00F824C8">
            <w:pPr>
              <w:spacing w:line="240" w:lineRule="auto"/>
              <w:jc w:val="center"/>
              <w:rPr>
                <w:rFonts w:cs="Times New Roman"/>
              </w:rPr>
            </w:pPr>
            <w:r>
              <w:t>0.74</w:t>
            </w:r>
          </w:p>
        </w:tc>
      </w:tr>
      <w:tr w:rsidR="009E444E" w:rsidRPr="00960A99" w14:paraId="32ED11FA" w14:textId="77777777" w:rsidTr="00F824C8">
        <w:trPr>
          <w:trHeight w:val="674"/>
          <w:jc w:val="center"/>
        </w:trPr>
        <w:tc>
          <w:tcPr>
            <w:tcW w:w="2460" w:type="dxa"/>
            <w:tcBorders>
              <w:top w:val="nil"/>
              <w:bottom w:val="single" w:sz="4" w:space="0" w:color="auto"/>
            </w:tcBorders>
          </w:tcPr>
          <w:p w14:paraId="72BE7921"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1039E878" w14:textId="77777777" w:rsidR="009E444E" w:rsidRPr="00960A99" w:rsidRDefault="009E444E" w:rsidP="00F824C8">
            <w:pPr>
              <w:spacing w:line="240" w:lineRule="auto"/>
              <w:jc w:val="center"/>
            </w:pPr>
            <w:del w:id="147" w:author="Claude" w:date="2026-06-13T00:00:00Z">
              <w:r>
                <w:delText>-0.02 [-1.04, 0.97]</w:delText>
              </w:r>
            </w:del>
            <w:ins w:id="148" w:author="Claude" w:date="2026-06-13T00:00:00Z">
              <w:r>
                <w:rPr>
                  <w:color w:val="EE0000"/>
                </w:rPr>
                <w:t>-0.02 [-0.83, 0.79]</w:t>
              </w:r>
            </w:ins>
          </w:p>
        </w:tc>
        <w:tc>
          <w:tcPr>
            <w:tcW w:w="709" w:type="dxa"/>
            <w:tcBorders>
              <w:top w:val="nil"/>
              <w:bottom w:val="single" w:sz="4" w:space="0" w:color="auto"/>
            </w:tcBorders>
          </w:tcPr>
          <w:p w14:paraId="1897F247"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1836477E"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75615B00" w14:textId="77777777" w:rsidR="009E444E" w:rsidRPr="00960A99" w:rsidRDefault="009E444E" w:rsidP="00F824C8">
            <w:pPr>
              <w:spacing w:line="240" w:lineRule="auto"/>
              <w:jc w:val="center"/>
            </w:pPr>
            <w:r>
              <w:rPr>
                <w:b/>
                <w:bCs/>
              </w:rPr>
              <w:t>0.96</w:t>
            </w:r>
          </w:p>
        </w:tc>
      </w:tr>
    </w:tbl>
    <w:p w14:paraId="4BD76AC7"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22282EA9" w14:textId="77777777" w:rsidR="009E444E" w:rsidRPr="00960A99" w:rsidRDefault="009E444E" w:rsidP="009E444E">
      <w:pPr>
        <w:pStyle w:val="Bibliography"/>
        <w:spacing w:line="240" w:lineRule="auto"/>
        <w:ind w:left="0" w:firstLine="0"/>
        <w:rPr>
          <w:b/>
          <w:bCs/>
        </w:rPr>
      </w:pPr>
      <w:r>
        <w:rPr>
          <w:b/>
          <w:bCs/>
        </w:rPr>
        <w:t>Table 3</w:t>
      </w:r>
    </w:p>
    <w:p w14:paraId="7A92BF1D"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765776D3" w14:textId="77777777" w:rsidTr="00F824C8">
        <w:trPr>
          <w:trHeight w:val="720"/>
          <w:jc w:val="center"/>
        </w:trPr>
        <w:tc>
          <w:tcPr>
            <w:tcW w:w="2420" w:type="dxa"/>
            <w:vMerge w:val="restart"/>
          </w:tcPr>
          <w:p w14:paraId="6ABAC4CD"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1A1CE3B0"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61578A09"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1186DD7D" w14:textId="77777777" w:rsidTr="00F824C8">
        <w:trPr>
          <w:gridAfter w:val="1"/>
          <w:wAfter w:w="326" w:type="dxa"/>
          <w:trHeight w:val="743"/>
          <w:jc w:val="center"/>
        </w:trPr>
        <w:tc>
          <w:tcPr>
            <w:tcW w:w="2420" w:type="dxa"/>
            <w:vMerge/>
            <w:tcBorders>
              <w:bottom w:val="single" w:sz="4" w:space="0" w:color="auto"/>
            </w:tcBorders>
          </w:tcPr>
          <w:p w14:paraId="14766AA6"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1DE62EA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2298C065"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5919A29B"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477FEBD3"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4752D01C" w14:textId="77777777" w:rsidTr="00F824C8">
        <w:trPr>
          <w:trHeight w:val="639"/>
          <w:jc w:val="center"/>
        </w:trPr>
        <w:tc>
          <w:tcPr>
            <w:tcW w:w="2420" w:type="dxa"/>
            <w:tcBorders>
              <w:bottom w:val="nil"/>
            </w:tcBorders>
            <w:vAlign w:val="center"/>
          </w:tcPr>
          <w:p w14:paraId="7DEBC419"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58CEDC0E"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2DCF15C"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41241BF5"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21514F10" w14:textId="77777777" w:rsidR="009E444E" w:rsidRPr="00960A99" w:rsidRDefault="009E444E" w:rsidP="00F824C8">
            <w:pPr>
              <w:spacing w:line="240" w:lineRule="auto"/>
              <w:jc w:val="center"/>
              <w:rPr>
                <w:lang w:val="it-IT"/>
              </w:rPr>
            </w:pPr>
            <w:r>
              <w:rPr>
                <w:lang w:val="it-IT"/>
              </w:rPr>
              <w:t>110.3 (9.2)</w:t>
            </w:r>
          </w:p>
        </w:tc>
      </w:tr>
      <w:tr w:rsidR="009E444E" w:rsidRPr="00960A99" w14:paraId="0879635A" w14:textId="77777777" w:rsidTr="00F824C8">
        <w:trPr>
          <w:trHeight w:val="319"/>
          <w:jc w:val="center"/>
        </w:trPr>
        <w:tc>
          <w:tcPr>
            <w:tcW w:w="2420" w:type="dxa"/>
            <w:tcBorders>
              <w:top w:val="nil"/>
              <w:bottom w:val="nil"/>
            </w:tcBorders>
            <w:vAlign w:val="center"/>
          </w:tcPr>
          <w:p w14:paraId="4F069DF5"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4BE6AD66"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6B970362"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1B69C4EF"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43B4C1BE" w14:textId="77777777" w:rsidR="009E444E" w:rsidRPr="00960A99" w:rsidRDefault="009E444E" w:rsidP="00F824C8">
            <w:pPr>
              <w:spacing w:line="240" w:lineRule="auto"/>
              <w:jc w:val="center"/>
              <w:rPr>
                <w:lang w:val="it-IT"/>
              </w:rPr>
            </w:pPr>
            <w:r>
              <w:rPr>
                <w:lang w:val="it-IT"/>
              </w:rPr>
              <w:t>118.0 (9.4)</w:t>
            </w:r>
          </w:p>
        </w:tc>
      </w:tr>
      <w:tr w:rsidR="009E444E" w:rsidRPr="00960A99" w14:paraId="082094ED" w14:textId="77777777" w:rsidTr="00F824C8">
        <w:trPr>
          <w:trHeight w:val="319"/>
          <w:jc w:val="center"/>
        </w:trPr>
        <w:tc>
          <w:tcPr>
            <w:tcW w:w="2420" w:type="dxa"/>
            <w:tcBorders>
              <w:top w:val="nil"/>
              <w:bottom w:val="single" w:sz="4" w:space="0" w:color="auto"/>
            </w:tcBorders>
            <w:vAlign w:val="center"/>
          </w:tcPr>
          <w:p w14:paraId="33E5388E"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7BB776A6"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484FC10E"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36AE0E94"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4E720B19" w14:textId="77777777" w:rsidR="009E444E" w:rsidRPr="00960A99" w:rsidRDefault="009E444E" w:rsidP="00F824C8">
            <w:pPr>
              <w:spacing w:line="240" w:lineRule="auto"/>
              <w:jc w:val="center"/>
              <w:rPr>
                <w:lang w:val="it-IT"/>
              </w:rPr>
            </w:pPr>
            <w:r>
              <w:rPr>
                <w:lang w:val="it-IT"/>
              </w:rPr>
              <w:t>109.0 (8.9)</w:t>
            </w:r>
          </w:p>
        </w:tc>
      </w:tr>
    </w:tbl>
    <w:p w14:paraId="64FE0F9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01A8858C" w14:textId="77777777" w:rsidR="009E444E" w:rsidRPr="00960A99" w:rsidRDefault="009E444E" w:rsidP="009E444E">
      <w:pPr>
        <w:pStyle w:val="Bibliography"/>
        <w:spacing w:line="240" w:lineRule="auto"/>
        <w:ind w:left="0" w:firstLine="0"/>
        <w:rPr>
          <w:b/>
          <w:bCs/>
        </w:rPr>
      </w:pPr>
      <w:r>
        <w:rPr>
          <w:b/>
          <w:bCs/>
        </w:rPr>
        <w:t>Table 4</w:t>
      </w:r>
    </w:p>
    <w:p w14:paraId="39180B19"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320BC1E" w14:textId="77777777" w:rsidTr="00F824C8">
        <w:trPr>
          <w:trHeight w:val="610"/>
          <w:jc w:val="center"/>
        </w:trPr>
        <w:tc>
          <w:tcPr>
            <w:tcW w:w="1884" w:type="dxa"/>
            <w:vMerge w:val="restart"/>
          </w:tcPr>
          <w:p w14:paraId="6A6EA39C"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318781B2"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36876454"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3270C264" w14:textId="77777777" w:rsidTr="00F824C8">
        <w:trPr>
          <w:gridAfter w:val="1"/>
          <w:wAfter w:w="267" w:type="dxa"/>
          <w:trHeight w:val="630"/>
          <w:jc w:val="center"/>
        </w:trPr>
        <w:tc>
          <w:tcPr>
            <w:tcW w:w="1884" w:type="dxa"/>
            <w:vMerge/>
            <w:tcBorders>
              <w:bottom w:val="single" w:sz="4" w:space="0" w:color="auto"/>
            </w:tcBorders>
          </w:tcPr>
          <w:p w14:paraId="19DD76F5"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6029675A"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2F6ECA14"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4B27B3"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63ECDFB" w14:textId="77777777" w:rsidR="009E444E" w:rsidRPr="00960A99" w:rsidRDefault="009E444E" w:rsidP="00F824C8">
            <w:pPr>
              <w:spacing w:line="240" w:lineRule="auto"/>
              <w:rPr>
                <w:rFonts w:cs="Times New Roman"/>
              </w:rPr>
            </w:pPr>
          </w:p>
        </w:tc>
      </w:tr>
      <w:tr w:rsidR="009E444E" w:rsidRPr="00960A99" w14:paraId="3FFB59BA" w14:textId="77777777" w:rsidTr="00F824C8">
        <w:trPr>
          <w:trHeight w:val="541"/>
          <w:jc w:val="center"/>
        </w:trPr>
        <w:tc>
          <w:tcPr>
            <w:tcW w:w="1884" w:type="dxa"/>
            <w:tcBorders>
              <w:top w:val="nil"/>
              <w:bottom w:val="nil"/>
            </w:tcBorders>
            <w:vAlign w:val="center"/>
          </w:tcPr>
          <w:p w14:paraId="2ADE569D"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2EAD882C"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524DD03B"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0E3A55E2"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6EFD688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AA03AC5" w14:textId="77777777" w:rsidR="009E444E" w:rsidRPr="00960A99" w:rsidRDefault="009E444E" w:rsidP="00F824C8">
            <w:pPr>
              <w:spacing w:line="240" w:lineRule="auto"/>
              <w:rPr>
                <w:lang w:val="it-IT"/>
              </w:rPr>
            </w:pPr>
            <w:r>
              <w:rPr>
                <w:rFonts w:cs="Times New Roman"/>
                <w:lang w:val="it-IT"/>
              </w:rPr>
              <w:t>+30%</w:t>
            </w:r>
          </w:p>
        </w:tc>
      </w:tr>
      <w:tr w:rsidR="009E444E" w:rsidRPr="00960A99" w14:paraId="66361F3C" w14:textId="77777777" w:rsidTr="00F824C8">
        <w:trPr>
          <w:trHeight w:val="541"/>
          <w:jc w:val="center"/>
        </w:trPr>
        <w:tc>
          <w:tcPr>
            <w:tcW w:w="1884" w:type="dxa"/>
            <w:tcBorders>
              <w:top w:val="nil"/>
              <w:bottom w:val="single" w:sz="4" w:space="0" w:color="auto"/>
            </w:tcBorders>
            <w:vAlign w:val="center"/>
          </w:tcPr>
          <w:p w14:paraId="28AE1D52"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3AA7AA15"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D34B28F"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79B2E400"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5EE1BBD9"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4F06A99"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09620E3B" w14:textId="77777777" w:rsidTr="00F824C8">
        <w:trPr>
          <w:trHeight w:val="541"/>
          <w:jc w:val="center"/>
        </w:trPr>
        <w:tc>
          <w:tcPr>
            <w:tcW w:w="9648" w:type="dxa"/>
            <w:gridSpan w:val="11"/>
            <w:tcBorders>
              <w:top w:val="single" w:sz="4" w:space="0" w:color="auto"/>
              <w:bottom w:val="nil"/>
            </w:tcBorders>
            <w:vAlign w:val="center"/>
          </w:tcPr>
          <w:p w14:paraId="45592EB7"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105"/>
      <w:bookmarkEnd w:id="107"/>
      <w:bookmarkEnd w:id="138"/>
    </w:tbl>
    <w:p w14:paraId="11C8A88E" w14:textId="77777777" w:rsidR="002B6180" w:rsidRDefault="002B6180" w:rsidP="009E444E">
      <w:pPr>
        <w:pStyle w:val="Bibliography"/>
        <w:ind w:left="0" w:firstLine="0"/>
      </w:pPr>
    </w:p>
    <w:sectPr w:rsidR="002B6180" w:rsidSect="00084144">
      <w:headerReference w:type="even" r:id="rId12"/>
      <w:headerReference w:type="default" r:id="rId13"/>
      <w:headerReference w:type="first" r:id="rId1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52A6C" w14:textId="77777777" w:rsidR="008B4AD4" w:rsidRDefault="008B4AD4">
      <w:pPr>
        <w:spacing w:before="0" w:after="0" w:line="240" w:lineRule="auto"/>
      </w:pPr>
      <w:r>
        <w:separator/>
      </w:r>
    </w:p>
  </w:endnote>
  <w:endnote w:type="continuationSeparator" w:id="0">
    <w:p w14:paraId="50AAE035" w14:textId="77777777" w:rsidR="008B4AD4" w:rsidRDefault="008B4A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FA7FE" w14:textId="77777777" w:rsidR="008B4AD4" w:rsidRDefault="008B4AD4">
      <w:r>
        <w:separator/>
      </w:r>
    </w:p>
  </w:footnote>
  <w:footnote w:type="continuationSeparator" w:id="0">
    <w:p w14:paraId="114879F0" w14:textId="77777777" w:rsidR="008B4AD4" w:rsidRDefault="008B4AD4">
      <w:r>
        <w:continuationSeparator/>
      </w:r>
    </w:p>
  </w:footnote>
  <w:footnote w:id="1">
    <w:p w14:paraId="4CF82095"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077EC0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A6B664"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E1AD6A0"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A89DA8" w14:textId="77777777" w:rsidR="002119AF" w:rsidRPr="00A05772" w:rsidRDefault="00000000" w:rsidP="00693388">
    <w:pPr>
      <w:pStyle w:val="Header"/>
      <w:ind w:right="360"/>
    </w:pP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126E9A0"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DD56F2" w14:textId="77777777" w:rsidR="002119AF" w:rsidRPr="00A05772" w:rsidRDefault="00000000" w:rsidP="00084144">
    <w:pPr>
      <w:pStyle w:val="Header"/>
      <w:ind w:right="360"/>
    </w:pP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4156"/>
    <w:rsid w:val="0036596D"/>
    <w:rsid w:val="00370F75"/>
    <w:rsid w:val="00381224"/>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4AD4"/>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AF6C9C"/>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070"/>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E431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79B2"/>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037/emo000159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sychiatry.org/getmedia/594673a6-1b9b-4298-8b52-c4c652c4a4e2/APA-DSM5TR-ThePersonalityInventoryForDSM5FullVersionAdult.pdf" TargetMode="External"/><Relationship Id="rId4" Type="http://schemas.openxmlformats.org/officeDocument/2006/relationships/settings" Target="settings.xml"/><Relationship Id="rId9" Type="http://schemas.openxmlformats.org/officeDocument/2006/relationships/hyperlink" Target="https://osf.io/cfasv/overview?view_only=871dcb5155b04b3ba17bc74c82e5cfb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10438</Words>
  <Characters>59502</Characters>
  <Application>Microsoft Office Word</Application>
  <DocSecurity>0</DocSecurity>
  <Lines>495</Lines>
  <Paragraphs>139</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69801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2</cp:revision>
  <dcterms:created xsi:type="dcterms:W3CDTF">2026-06-16T02:55:00Z</dcterms:created>
  <dcterms:modified xsi:type="dcterms:W3CDTF">2026-06-16T02:55:00Z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