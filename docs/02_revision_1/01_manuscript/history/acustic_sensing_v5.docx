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2CFF" w14:textId="77777777" w:rsidR="002B6180" w:rsidRPr="004666F0" w:rsidRDefault="00000000">
      <w:pPr>
        <w:pStyle w:val="h1-pagebreak"/>
        <w:rPr>
          <w:b/>
          <w:bCs w:val="0"/>
        </w:rPr>
      </w:pPr>
      <w:r>
        <w:rPr>
          <w:b/>
          <w:bCs w:val="0"/>
        </w:rPr>
        <w:t>Abstract</w:t>
      </w:r>
    </w:p>
    <w:p w14:paraId="2E6FE3DE" w14:textId="77777777" w:rsidR="002B6180" w:rsidRDefault="00000000">
      <w:pPr>
        <w:pStyle w:val="BodyText"/>
      </w:pPr>
      <w:r>
        <w:t>This study examined whether vocal acoustics could capture context-dependent expression of personality pathology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15857C17"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3CF639ED" w14:textId="77777777" w:rsidR="002B6180" w:rsidRPr="00381224" w:rsidRDefault="00000000">
      <w:pPr>
        <w:pStyle w:val="h1-pagebreak"/>
        <w:rPr>
          <w:b/>
          <w:bCs w:val="0"/>
        </w:rPr>
      </w:pPr>
      <w:r w:rsidRPr="00381224">
        <w:rPr>
          <w:b/>
          <w:bCs w:val="0"/>
        </w:rPr>
        <w:lastRenderedPageBreak/>
        <w:t xml:space="preserve">Quantitative Voice Analysis </w:t>
      </w:r>
      <w:r w:rsidRPr="00381224">
        <w:rPr>
          <w:b/>
          <w:bCs w:val="0"/>
          <w:color w:val="EE0000"/>
        </w:rPr>
        <w:t>of Context-Dependent Stress Responses Associated with Personality Pathology Traits</w:t>
      </w:r>
      <w:r w:rsidRPr="00381224">
        <w:rPr>
          <w:b/>
          <w:bCs w:val="0"/>
        </w:rPr>
        <w:t>: A Bayesian Multilevel Ambulatory Assessment Study</w:t>
      </w:r>
    </w:p>
    <w:p w14:paraId="4D18FC15" w14:textId="77777777" w:rsidR="002B6180" w:rsidRDefault="00000000">
      <w:pPr>
        <w:pStyle w:val="Heading1"/>
      </w:pPr>
      <w:bookmarkStart w:id="4" w:name="introduction"/>
      <w:r>
        <w:t>Introduction</w:t>
      </w:r>
    </w:p>
    <w:p w14:paraId="528B9A4E"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50AB72A9"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5C5A8C71"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18CABD18"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34C506BB"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059FF294"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6429C58C"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318C6506"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720C76DC" w14:textId="77777777"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338D466"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16393E4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2D16C884"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E17358F" w14:textId="77777777" w:rsidR="002B6180" w:rsidRDefault="00000000">
      <w:pPr>
        <w:pStyle w:val="Heading1"/>
      </w:pPr>
      <w:bookmarkStart w:id="5" w:name="methods"/>
      <w:bookmarkEnd w:id="4"/>
      <w:r>
        <w:t>Methods</w:t>
      </w:r>
    </w:p>
    <w:p w14:paraId="3B6EA556" w14:textId="77777777" w:rsidR="002B6180" w:rsidRDefault="00000000">
      <w:pPr>
        <w:pStyle w:val="Heading2"/>
      </w:pPr>
      <w:bookmarkStart w:id="6" w:name="participants"/>
      <w:r>
        <w:t>Participants</w:t>
      </w:r>
    </w:p>
    <w:p w14:paraId="1EC9ADC9"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3A1CADD2"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794514CC" w14:textId="77777777" w:rsidR="008062ED" w:rsidRPr="00CA4080" w:rsidRDefault="008062ED" w:rsidP="008062ED">
      <w:pPr>
        <w:pStyle w:val="BodyText"/>
        <w:ind w:firstLine="0"/>
        <w:rPr>
          <w:lang w:val="en-GB"/>
        </w:rPr>
      </w:pPr>
      <w:r>
        <w:rPr>
          <w:b/>
          <w:bCs/>
          <w:lang w:val="en-GB"/>
        </w:rPr>
        <w:t>Design and Procedure</w:t>
      </w:r>
    </w:p>
    <w:p w14:paraId="6A3BC932"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12A2835F"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7F967ED1"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4B8C17A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8753C83"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249F4050" w14:textId="77777777" w:rsidR="002B6180" w:rsidRDefault="00000000" w:rsidP="00AC7DE7">
      <w:pPr>
        <w:pStyle w:val="Heading2"/>
      </w:pPr>
      <w:bookmarkStart w:id="8" w:name="measures"/>
      <w:bookmarkEnd w:id="7"/>
      <w:r>
        <w:t>Measures</w:t>
      </w:r>
    </w:p>
    <w:p w14:paraId="0C7304EC"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3908CA1" w14:textId="77777777"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4B6FCD7C"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1B2AF573"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A1709BA"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0DD1351"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7C3ACFBB" w14:textId="77777777" w:rsidR="00F40FFE" w:rsidRDefault="00F40FFE" w:rsidP="00CB1494">
      <w:pPr>
        <w:pStyle w:val="Heading3"/>
        <w:framePr w:wrap="auto" w:vAnchor="margin" w:yAlign="inline"/>
        <w:spacing w:line="480" w:lineRule="auto"/>
        <w:ind w:firstLine="0"/>
        <w:rPr>
          <w:i/>
          <w:iCs/>
        </w:rPr>
      </w:pPr>
      <w:r>
        <w:rPr>
          <w:i/>
          <w:iCs/>
        </w:rPr>
        <w:t>Voice Recordings</w:t>
      </w:r>
    </w:p>
    <w:p w14:paraId="774039CF"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75F6A438"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1206F973" w14:textId="77777777"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09C630E" w14:textId="77777777" w:rsidR="002B6180" w:rsidRDefault="00000000" w:rsidP="00F40FFE">
      <w:pPr>
        <w:pStyle w:val="Compact"/>
        <w:numPr>
          <w:ilvl w:val="0"/>
          <w:numId w:val="25"/>
        </w:numPr>
        <w:spacing w:line="480" w:lineRule="auto"/>
      </w:pPr>
      <w:r>
        <w:t>A coarticulation task consisting of counting aloud from 1 to 10 in Italian.</w:t>
      </w:r>
    </w:p>
    <w:p w14:paraId="7A90E55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23BBA2A9" w14:textId="77777777" w:rsidR="009A6D26" w:rsidRPr="009A6D26" w:rsidRDefault="00F40FFE" w:rsidP="009A6D26">
      <w:pPr>
        <w:pStyle w:val="Heading3"/>
        <w:framePr w:wrap="auto" w:vAnchor="margin" w:yAlign="inline"/>
        <w:spacing w:line="480" w:lineRule="auto"/>
        <w:rPr>
          <w:b w:val="0"/>
          <w:bCs w:val="0"/>
        </w:rPr>
      </w:pPr>
      <w:bookmarkStart w:id="11" w:name="acoustic-feature-extraction"/>
      <w:bookmarkEnd w:id="10"/>
      <w:r>
        <w:t xml:space="preserve">Acoustic Feature Extraction. </w:t>
      </w:r>
      <w:r>
        <w:rPr>
          <w:b w:val="0"/>
          <w:bCs w:val="0"/>
        </w:rPr>
        <w:t>Acoustic features were extracted from traditional phonatory parameters derived from sustained vowel phonations. 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1994). Analyses of the connected speech samples are planned for future work.</w:t>
      </w:r>
      <w:r>
        <w:rPr>
          <w:color w:val="EE0000"/>
        </w:rPr>
        <w:t xml:space="preserve"> From the sustained vowels we also extracted perturbation measures (jitter, shimmer) [PLACEHOLDER: confirm the full set of parameters extracted, e.g., HNR/formants]; these were not analyzed here, as F0 and NNE were specified a priori as the focal pitch and voice-quality indices.</w:t>
      </w:r>
    </w:p>
    <w:p w14:paraId="705BF5B3"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12EDB8BC" w14:textId="77777777" w:rsidR="002B6180" w:rsidRDefault="00000000">
      <w:pPr>
        <w:pStyle w:val="BodyText"/>
      </w:pPr>
      <w:r>
        <w:rPr>
          <w:b/>
          <w:bCs/>
        </w:rPr>
        <w:lastRenderedPageBreak/>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44D4BC91"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3052F053"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w:t>
      </w:r>
      <w:r>
        <w:lastRenderedPageBreak/>
        <w:t>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78DA7E56" w14:textId="77777777" w:rsidR="00EE40D4" w:rsidRDefault="00EE40D4" w:rsidP="00EE40D4">
      <w:pPr>
        <w:pStyle w:val="Heading2"/>
      </w:pPr>
      <w:r>
        <w:t>Data Quality</w:t>
      </w:r>
    </w:p>
    <w:p w14:paraId="712D8F71" w14:textId="77777777"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7BE4D8F5" w14:textId="77777777"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15643966" w14:textId="77777777" w:rsidR="002B6180" w:rsidRDefault="00000000">
      <w:pPr>
        <w:pStyle w:val="Heading2"/>
      </w:pPr>
      <w:bookmarkStart w:id="15" w:name="statistical-analysis"/>
      <w:bookmarkEnd w:id="14"/>
      <w:r>
        <w:t>Statistical Analysis</w:t>
      </w:r>
    </w:p>
    <w:p w14:paraId="40FAC46A" w14:textId="77777777" w:rsidR="002B6180" w:rsidRDefault="00000000">
      <w:pPr>
        <w:pStyle w:val="FirstParagraph"/>
      </w:pPr>
      <w:r>
        <w:t xml:space="preserve">Statistical analyses were conducted in a Bayesian framework using Stan (for details, see SM). Voice outcomes (mean F0 and NNE) were modeled using hierarchical linear regression models with repeated observations nested within participants. Experimental effects were </w:t>
      </w:r>
      <w:r>
        <w:lastRenderedPageBreak/>
        <w:t>parameterized using two orthogonal contrasts representing stress reactivity (stress vs. baseline) and recovery (post-stress vs. stress).</w:t>
      </w:r>
    </w:p>
    <w:p w14:paraId="6F4DDF7C"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1983951B" w14:textId="77777777"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67FBE66D"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45C3D796"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0532763B"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BEE55A6"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0158C58F"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459FA2FD"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183CABEA" w14:textId="77777777" w:rsidR="00F50C2B" w:rsidRPr="00F25B31" w:rsidRDefault="00F50C2B" w:rsidP="00F50C2B">
      <w:pPr>
        <w:spacing w:line="360" w:lineRule="auto"/>
        <w:rPr>
          <w:color w:val="EE0000"/>
        </w:rPr>
      </w:pPr>
      <w:r>
        <w:rPr>
          <w:color w:val="EE0000"/>
        </w:rPr>
        <w:lastRenderedPageBreak/>
        <w:t>certainty, not as a threshold to be crossed; it is a probability statement about the</w:t>
      </w:r>
    </w:p>
    <w:p w14:paraId="6A9BF371"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7BD7222B"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0746CFF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2A44836"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33731C88"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621A49DF"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2590E042"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41F7FB33"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616CA858" w14:textId="77777777" w:rsidR="00BE3EE6" w:rsidRPr="00F25B31" w:rsidRDefault="00F50C2B" w:rsidP="00F50C2B">
      <w:pPr>
        <w:spacing w:line="360" w:lineRule="auto"/>
        <w:rPr>
          <w:color w:val="EE0000"/>
        </w:rPr>
      </w:pPr>
      <w:r>
        <w:rPr>
          <w:color w:val="EE0000"/>
        </w:rPr>
        <w:t>in the Supplement.</w:t>
      </w:r>
    </w:p>
    <w:p w14:paraId="2083297D" w14:textId="77777777" w:rsidR="00FD3D66" w:rsidRDefault="00000000" w:rsidP="00381224">
      <w:pPr>
        <w:spacing w:line="360" w:lineRule="auto"/>
        <w:ind w:firstLine="680"/>
        <w:rPr>
          <w:color w:val="EE0000"/>
        </w:rPr>
      </w:pPr>
      <w:r>
        <w:rPr>
          <w:color w:val="EE0000"/>
        </w:rPr>
        <w:t>To address concerns about multiplicity in this many-parameter setting, we relied on partial pooling and weakly informative, regularizing priors on the moderation coefficients, which shrink estimates toward zero and provide the Bayesian counterpart to error-rate control; for the multivariate connected-speech analysis we used an omnibus test rather than coefficient-wise testing.</w:t>
      </w:r>
    </w:p>
    <w:p w14:paraId="62DB5B01"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43F10DB" w14:textId="77777777" w:rsidR="002B6180" w:rsidRDefault="00000000" w:rsidP="00F50C2B">
      <w:pPr>
        <w:pStyle w:val="Heading1"/>
        <w:spacing w:line="360" w:lineRule="auto"/>
      </w:pPr>
      <w:bookmarkStart w:id="16" w:name="results"/>
      <w:bookmarkEnd w:id="5"/>
      <w:bookmarkEnd w:id="15"/>
      <w:r>
        <w:t>Results</w:t>
      </w:r>
    </w:p>
    <w:p w14:paraId="52764CB7"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1F69FA4D" w14:textId="77777777" w:rsidR="002B6180" w:rsidRDefault="00000000">
      <w:pPr>
        <w:pStyle w:val="FirstParagraph"/>
      </w:pPr>
      <w:r>
        <w:t xml:space="preserve">We first examined whether acute exam-related stress altered fundamental frequency and glottal noise independently of personality traits. Hierarchical models incorporated random </w:t>
      </w:r>
      <w:r>
        <w:lastRenderedPageBreak/>
        <w:t>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FB40C14"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79402644"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w:t>
      </w:r>
      <w:r>
        <w:lastRenderedPageBreak/>
        <w:t xml:space="preserve">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D08F817"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0.65 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4C2247B9"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w:t>
      </w:r>
      <w:r>
        <w:lastRenderedPageBreak/>
        <w:t>underscore the robustness of these vocal signatures of stress. In contrast, recovery effects showed weaker directional evidence for both parameters.</w:t>
      </w:r>
    </w:p>
    <w:p w14:paraId="5A2654FA" w14:textId="77777777" w:rsidR="002B6180" w:rsidRDefault="00000000">
      <w:pPr>
        <w:pStyle w:val="Heading2"/>
      </w:pPr>
      <w:bookmarkStart w:id="52" w:name="Xb164bac5e943b641e774e18bac4cb850fb38e56"/>
      <w:bookmarkEnd w:id="17"/>
      <w:r>
        <w:t>Personality Moderation of Vocal Stress Responses</w:t>
      </w:r>
    </w:p>
    <w:p w14:paraId="0B96F3AF"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390F3387"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57" w:author="Claude" w:date="2026-06-13T00:00:00Z">
        <w:r>
          <w:delText>−2.02</w:delText>
        </w:r>
      </w:del>
      <w:ins w:id="58" w:author="Claude" w:date="2026-06-13T00:00:00Z">
        <w:r>
          <w:rPr>
            <w:color w:val="EE0000"/>
          </w:rPr>
          <w:t>−2.04</w:t>
        </w:r>
      </w:ins>
      <w:r>
        <w:t xml:space="preserve"> Hz, pd = 0.88), whereas Disinhibition showed</w:t>
      </w:r>
      <w:r>
        <w:rPr>
          <w:color w:val="EE0000"/>
        </w:rPr>
        <w:t xml:space="preserve"> weak directional evidence</w:t>
      </w:r>
      <w:r>
        <w:t xml:space="preserve"> (pd = </w:t>
      </w:r>
      <w:del w:id="59" w:author="Claude" w:date="2026-06-13T00:00:00Z">
        <w:r>
          <w:delText>0.67</w:delText>
        </w:r>
      </w:del>
      <w:ins w:id="60" w:author="Claude" w:date="2026-06-13T00:00:00Z">
        <w:r>
          <w:t>0.54</w:t>
        </w:r>
      </w:ins>
      <w:r>
        <w:t>).</w:t>
      </w:r>
    </w:p>
    <w:p w14:paraId="1738894D"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61" w:author="Claude" w:date="2026-06-13T00:00:00Z">
        <w:r>
          <w:delText>0.51, 5.78</w:delText>
        </w:r>
      </w:del>
      <w:ins w:id="62" w:author="Claude" w:date="2026-06-13T00:00:00Z">
        <w:r>
          <w:rPr>
            <w:color w:val="EE0000"/>
          </w:rPr>
          <w:t>0.61, 5.76]</w:t>
        </w:r>
      </w:ins>
      <w:r>
        <w:t xml:space="preserve">, pd = </w:t>
      </w:r>
      <w:del w:id="63" w:author="Claude" w:date="2026-06-13T00:00:00Z">
        <w:r>
          <w:delText>0.97</w:delText>
        </w:r>
      </w:del>
      <w:ins w:id="64"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6EF81ED8"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5" w:author="Claude" w:date="2026-06-13T00:00:00Z">
        <w:r>
          <w:delText>0.05, 1.72</w:delText>
        </w:r>
      </w:del>
      <w:ins w:id="66" w:author="Claude" w:date="2026-06-13T00:00:00Z">
        <w:r>
          <w:rPr>
            <w:color w:val="EE0000"/>
          </w:rPr>
          <w:t>0.07, 1.68]</w:t>
        </w:r>
      </w:ins>
      <w:r>
        <w:t>, pd = 0.96</w:t>
      </w:r>
      <w:del w:id="67"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8" w:author="Claude" w:date="2026-06-13T00:00:00Z">
        <w:r>
          <w:delText>-1.37, 0.49</w:delText>
        </w:r>
      </w:del>
      <w:ins w:id="69" w:author="Claude" w:date="2026-06-13T00:00:00Z">
        <w:r>
          <w:rPr>
            <w:color w:val="EE0000"/>
          </w:rPr>
          <w:t>−1.18, 0.33]</w:t>
        </w:r>
      </w:ins>
      <w:r>
        <w:t>, pd = 0.82)</w:t>
      </w:r>
      <w:del w:id="70"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3FC4366F"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w:t>
      </w:r>
      <w:r>
        <w:lastRenderedPageBreak/>
        <w:t>influence phonatory control mechanisms reflected in glottal noise, particularly during stress de-escalation.</w:t>
      </w:r>
    </w:p>
    <w:p w14:paraId="656924CD" w14:textId="77777777" w:rsidR="002B6180" w:rsidRDefault="00000000">
      <w:pPr>
        <w:pStyle w:val="Heading2"/>
      </w:pPr>
      <w:bookmarkStart w:id="71" w:name="X4b062a7190cf71819856f464c6e05d35dc8fe0c"/>
      <w:bookmarkEnd w:id="52"/>
      <w:r>
        <w:t>Comparing EMA-Based and Baseline PID-5 Assessments</w:t>
      </w:r>
    </w:p>
    <w:p w14:paraId="0DB5BC92"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100FD654"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4A9E0B37"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r>
      <w:r>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2C210763"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0A25229B"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4DAD4C48" w14:textId="77777777" w:rsidR="002B6180" w:rsidRDefault="00000000" w:rsidP="00C827AE">
      <w:pPr>
        <w:pStyle w:val="Heading2"/>
        <w:jc w:val="center"/>
      </w:pPr>
      <w:bookmarkStart w:id="72" w:name="discussion"/>
      <w:bookmarkEnd w:id="71"/>
      <w:r>
        <w:lastRenderedPageBreak/>
        <w:t>Discussion</w:t>
      </w:r>
    </w:p>
    <w:p w14:paraId="0C5433EF"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3" w:author="Claude" w:date="2026-06-13T00:00:00Z">
        <w:r>
          <w:rPr>
            <w:b w:val="0"/>
            <w:bCs w:val="0"/>
            <w:color w:val="EE0000"/>
          </w:rPr>
          <w:delText>reliable</w:delText>
        </w:r>
      </w:del>
      <w:ins w:id="74"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15592022"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173276B2"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060042F0" w14:textId="77777777" w:rsidR="002B6180" w:rsidRDefault="00000000" w:rsidP="007402A5">
      <w:pPr>
        <w:pStyle w:val="BodyText"/>
      </w:pPr>
      <w:bookmarkStart w:id="75" w:name="X23153e9908c4187b70a1c6f150a54c45c64ab58"/>
      <w:r>
        <w:t xml:space="preserve">In contrast to a simple “vocal degradation” account, NNE decreased by </w:t>
      </w:r>
      <w:del w:id="76" w:author="Claude" w:date="2026-06-13T00:00:00Z">
        <w:r>
          <w:delText>0.79</w:delText>
        </w:r>
      </w:del>
      <w:ins w:id="77"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314B47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lastRenderedPageBreak/>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5C5C6424"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5F7A9F47"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7E3D5DB3"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8" w:name="X1fa8ff55924d531ef75d279f0def8f39c379b57"/>
      <w:bookmarkEnd w:id="75"/>
      <w:r>
        <w:rPr>
          <w:rFonts w:eastAsia="Times New Roman" w:cs="Times New Roman"/>
          <w:lang w:eastAsia="it-IT"/>
        </w:rPr>
        <w:t xml:space="preserve">Given the absence of prior research on personality moderation of vocal stress markers, we adopted an exploratory approach for most PID-5 domains, specifying a directional hypothesis only for Negative Affectivity. The resulting pattern indicates that personality pathology domains </w:t>
      </w:r>
      <w:r>
        <w:rPr>
          <w:rFonts w:eastAsia="Times New Roman" w:cs="Times New Roman"/>
          <w:lang w:eastAsia="it-IT"/>
        </w:rPr>
        <w:lastRenderedPageBreak/>
        <w:t>do not exert broad, uniform effects but instead moderate specific acoustic parameters at specific phases of the stress-response cycle.</w:t>
      </w:r>
    </w:p>
    <w:p w14:paraId="1340A659" w14:textId="77777777" w:rsidR="00F67F74" w:rsidRDefault="00C827AE" w:rsidP="006254AC">
      <w:pPr>
        <w:pStyle w:val="Heading4"/>
        <w:framePr w:wrap="auto" w:vAnchor="margin" w:yAlign="inline"/>
        <w:spacing w:line="480" w:lineRule="auto"/>
      </w:pPr>
      <w:r>
        <w:t>Negative Affectivity: amplified acute arousal reactivity</w:t>
      </w:r>
      <w:bookmarkStart w:id="79" w:name="X3ef84ce2e553031ca611ace5c701b62ae6a9aca"/>
      <w:r>
        <w:t xml:space="preserve">. </w:t>
      </w:r>
    </w:p>
    <w:p w14:paraId="323A63A6"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050D9D71"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765DAC1F" w14:textId="77777777" w:rsidR="00015BBB" w:rsidRPr="00015BBB" w:rsidRDefault="00015BBB" w:rsidP="00DC5247">
      <w:pPr>
        <w:pStyle w:val="BodyText"/>
      </w:pPr>
      <w:r>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2A12AAF" w14:textId="77777777" w:rsidR="00C827AE" w:rsidRDefault="00C827AE" w:rsidP="00DA4E4A">
      <w:pPr>
        <w:pStyle w:val="Heading4"/>
        <w:framePr w:wrap="auto" w:vAnchor="margin" w:yAlign="inline"/>
        <w:spacing w:line="480" w:lineRule="auto"/>
      </w:pPr>
      <w:bookmarkStart w:id="80" w:name="Xc5f2e79781ad72bd9222abef79a4de129254a88"/>
      <w:bookmarkEnd w:id="79"/>
      <w:r>
        <w:lastRenderedPageBreak/>
        <w:t>Psychoticism: selective modulation of voice quality during recovery</w:t>
      </w:r>
    </w:p>
    <w:p w14:paraId="7BEF33FE"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22AA8EDD" w14:textId="77777777" w:rsidR="00C827AE" w:rsidRDefault="00C827AE" w:rsidP="00DA4E4A">
      <w:pPr>
        <w:pStyle w:val="Heading4"/>
        <w:framePr w:wrap="auto" w:vAnchor="margin" w:yAlign="inline"/>
        <w:spacing w:line="480" w:lineRule="auto"/>
      </w:pPr>
      <w:bookmarkStart w:id="81" w:name="Xbbb3b6018f8c7cf14515e1185c42749db451109"/>
      <w:bookmarkEnd w:id="80"/>
      <w:r>
        <w:t>Detachment and Disinhibition: limited evidence for moderation</w:t>
      </w:r>
    </w:p>
    <w:p w14:paraId="04377ACC" w14:textId="77777777" w:rsidR="00B4738F" w:rsidRPr="00B4738F" w:rsidRDefault="00B4738F" w:rsidP="00B4738F">
      <w:pPr>
        <w:pStyle w:val="BodyText"/>
      </w:pPr>
      <w:r>
        <w:rPr>
          <w:rFonts w:eastAsia="Times New Roman" w:cs="Times New Roman"/>
          <w:lang w:eastAsia="it-IT"/>
        </w:rPr>
        <w:t>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5F6E94A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82" w:name="Xf93faba72ec9a3390c307e6af7d1d009e518683"/>
      <w:bookmarkEnd w:id="81"/>
      <w:r>
        <w:rPr>
          <w:rFonts w:eastAsia="Times New Roman" w:cs="Times New Roman"/>
          <w:lang w:eastAsia="it-IT"/>
        </w:rPr>
        <w:lastRenderedPageBreak/>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04A0C36" w14:textId="77777777" w:rsidR="00C827AE" w:rsidRDefault="00C827AE" w:rsidP="001D000F">
      <w:pPr>
        <w:pStyle w:val="BodyText"/>
        <w:ind w:firstLine="0"/>
        <w:rPr>
          <w:b/>
          <w:bCs/>
        </w:rPr>
      </w:pPr>
      <w:r>
        <w:rPr>
          <w:b/>
          <w:bCs/>
        </w:rPr>
        <w:t>Implications for transactional models of personality pathology</w:t>
      </w:r>
    </w:p>
    <w:p w14:paraId="23C32DEA"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r>
      <w:r>
        <w:rPr>
          <w:rFonts w:eastAsia="Times New Roman" w:cs="Times New Roman"/>
          <w:lang w:eastAsia="it-IT"/>
        </w:rPr>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11C529A0"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53DA9AC4" w14:textId="77777777" w:rsidR="00C827AE" w:rsidRPr="002E7141" w:rsidRDefault="00C827AE" w:rsidP="002F6AC7">
      <w:pPr>
        <w:pStyle w:val="Heading3"/>
        <w:framePr w:wrap="auto" w:vAnchor="margin" w:yAlign="inline"/>
        <w:spacing w:line="480" w:lineRule="auto"/>
        <w:ind w:firstLine="0"/>
      </w:pPr>
      <w:bookmarkStart w:id="83" w:name="X714fc978ee672846c24c61f892659f480d3aaf7"/>
      <w:bookmarkEnd w:id="78"/>
      <w:bookmarkEnd w:id="82"/>
      <w:r>
        <w:t>Methodological contribution: intensive ambulatory trait assessment</w:t>
      </w:r>
    </w:p>
    <w:p w14:paraId="04704186"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618E6FDE" w14:textId="77777777" w:rsidR="00C827AE" w:rsidRPr="002E7141" w:rsidRDefault="00C827AE" w:rsidP="00DA4E4A">
      <w:pPr>
        <w:pStyle w:val="Heading3"/>
        <w:framePr w:wrap="auto" w:vAnchor="margin" w:yAlign="inline"/>
        <w:spacing w:line="480" w:lineRule="auto"/>
        <w:ind w:firstLine="0"/>
      </w:pPr>
      <w:bookmarkStart w:id="84" w:name="X66030c2fc693eac000e95f9b4533afec6469aef"/>
      <w:bookmarkEnd w:id="83"/>
      <w:r>
        <w:lastRenderedPageBreak/>
        <w:t>Limitations and future directions</w:t>
      </w:r>
    </w:p>
    <w:p w14:paraId="30668EB6"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5" w:name="limitations-and-future-directions"/>
      <w:bookmarkEnd w:id="84"/>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697DA7A5" w14:textId="77777777" w:rsidR="00FD3D66" w:rsidRDefault="00000000">
      <w:pPr>
        <w:pStyle w:val="Heading3"/>
        <w:framePr w:wrap="around"/>
        <w:spacing w:line="480" w:lineRule="auto"/>
        <w:ind w:firstLine="0"/>
        <w:rPr>
          <w:color w:val="EE0000"/>
        </w:rPr>
      </w:pPr>
      <w:r>
        <w:rPr>
          <w:color w:val="EE0000"/>
        </w:rPr>
        <w:t>Conclusion</w:t>
      </w:r>
    </w:p>
    <w:p w14:paraId="33FE7BAA" w14:textId="77777777" w:rsidR="00381224" w:rsidRDefault="00381224">
      <w:pPr>
        <w:pStyle w:val="BodyText"/>
        <w:rPr>
          <w:color w:val="EE0000"/>
        </w:rPr>
      </w:pPr>
    </w:p>
    <w:p w14:paraId="14954261" w14:textId="2ADB23F0"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Pr>
          <w:color w:val="EE0000"/>
        </w:rPr>
        <w:lastRenderedPageBreak/>
        <w:t>physiology-linked vocal markers with intensive self-report can advance a dynamic, situated account of personality pathology, while underscoring the need for replication in clinical samples and with denser temporal sampling.</w:t>
      </w:r>
    </w:p>
    <w:p w14:paraId="3D204A1F" w14:textId="77777777" w:rsidR="002B6180" w:rsidRDefault="00000000">
      <w:r>
        <w:br w:type="page"/>
      </w:r>
    </w:p>
    <w:p w14:paraId="1AC85AA9" w14:textId="77777777" w:rsidR="002B6180" w:rsidRDefault="00000000">
      <w:pPr>
        <w:pStyle w:val="Heading1"/>
      </w:pPr>
      <w:bookmarkStart w:id="86" w:name="references"/>
      <w:bookmarkEnd w:id="16"/>
      <w:bookmarkEnd w:id="72"/>
      <w:bookmarkEnd w:id="85"/>
      <w:r>
        <w:lastRenderedPageBreak/>
        <w:t>References</w:t>
      </w:r>
    </w:p>
    <w:p w14:paraId="134ABF3E" w14:textId="77777777" w:rsidR="002B6180" w:rsidRDefault="00000000">
      <w:pPr>
        <w:pStyle w:val="Bibliography"/>
      </w:pPr>
      <w:bookmarkStart w:id="87" w:name="ref-APA2014_PersonalityInventory"/>
      <w:bookmarkStart w:id="88" w:name="refs"/>
      <w:r>
        <w:t xml:space="preserve">American Psychiatric Association. (2014). </w:t>
      </w:r>
      <w:r>
        <w:rPr>
          <w:i/>
          <w:iCs/>
        </w:rPr>
        <w:t>Online assessment measures: The personality inventory for DSM-5 (adult)</w:t>
      </w:r>
      <w:r>
        <w:t xml:space="preserve">. </w:t>
      </w:r>
      <w:hyperlink r:id="rId9">
        <w:r w:rsidR="002B6180">
          <w:rPr>
            <w:rStyle w:val="Hyperlink"/>
          </w:rPr>
          <w:t>https://www.psychiatry.org/getmedia/594673a6-1b9b-4298-8b52-c4c652c4a4e2/APA-DSM5TR-ThePersonalityInventoryForDSM5FullVersionAdult.pdf</w:t>
        </w:r>
      </w:hyperlink>
      <w:r>
        <w:t>.</w:t>
      </w:r>
    </w:p>
    <w:p w14:paraId="359769B1" w14:textId="77777777" w:rsidR="002B6180" w:rsidRDefault="00000000">
      <w:pPr>
        <w:pStyle w:val="Bibliography"/>
      </w:pPr>
      <w:bookmarkStart w:id="89" w:name="ref-barta2012measurement"/>
      <w:bookmarkEnd w:id="87"/>
      <w:r>
        <w:rPr>
          <w:lang w:val="it-IT"/>
        </w:rPr>
        <w:t xml:space="preserve">Barta, W. D., Tennen, H., &amp; Litt, M. D. (2012). </w:t>
      </w:r>
      <w:r>
        <w:rPr>
          <w:i/>
          <w:iCs/>
        </w:rPr>
        <w:t>Measurement reactivity in diary research.</w:t>
      </w:r>
    </w:p>
    <w:p w14:paraId="0CBE7FAC" w14:textId="77777777" w:rsidR="002B6180" w:rsidRDefault="00000000">
      <w:pPr>
        <w:pStyle w:val="Bibliography"/>
      </w:pPr>
      <w:bookmarkStart w:id="90" w:name="ref-bibbey2013personality"/>
      <w:bookmarkEnd w:id="8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334B132" w14:textId="77777777" w:rsidR="002B6180" w:rsidRDefault="00000000">
      <w:pPr>
        <w:pStyle w:val="Bibliography"/>
      </w:pPr>
      <w:bookmarkStart w:id="91" w:name="ref-bolger1995framework"/>
      <w:bookmarkEnd w:id="9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177E7820" w14:textId="77777777" w:rsidR="002B6180" w:rsidRDefault="00000000">
      <w:pPr>
        <w:pStyle w:val="Bibliography"/>
      </w:pPr>
      <w:bookmarkStart w:id="92" w:name="ref-bottesi2024advancing"/>
      <w:bookmarkEnd w:id="91"/>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69D31680" w14:textId="77777777" w:rsidR="002B6180" w:rsidRDefault="00000000">
      <w:pPr>
        <w:pStyle w:val="Bibliography"/>
      </w:pPr>
      <w:bookmarkStart w:id="93" w:name="ref-bottesi2024agreement"/>
      <w:bookmarkEnd w:id="92"/>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62132A27" w14:textId="77777777" w:rsidR="002B6180" w:rsidRDefault="00000000">
      <w:pPr>
        <w:pStyle w:val="Bibliography"/>
      </w:pPr>
      <w:bookmarkStart w:id="94" w:name="ref-Cala2025"/>
      <w:bookmarkEnd w:id="93"/>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14450B76" w14:textId="77777777" w:rsidR="002B6180" w:rsidRDefault="00000000">
      <w:pPr>
        <w:pStyle w:val="Bibliography"/>
      </w:pPr>
      <w:bookmarkStart w:id="95" w:name="ref-colpizzi2025state"/>
      <w:bookmarkEnd w:id="94"/>
      <w:r>
        <w:t xml:space="preserve">Colpizzi, I., Trull, T. J., Sica, C., Haney, A. M., &amp; Caudek, C. (2025). State self-compassion dynamics: Partial evidence for the bipolar continuum hypothesis. </w:t>
      </w:r>
      <w:r>
        <w:rPr>
          <w:i/>
          <w:iCs/>
        </w:rPr>
        <w:t>Mindfulness</w:t>
      </w:r>
      <w:r>
        <w:t>, 1–16.</w:t>
      </w:r>
    </w:p>
    <w:p w14:paraId="37D579EC" w14:textId="77777777" w:rsidR="002B6180" w:rsidRDefault="00000000">
      <w:pPr>
        <w:pStyle w:val="Bibliography"/>
      </w:pPr>
      <w:bookmarkStart w:id="96" w:name="ref-Dietrich2012"/>
      <w:bookmarkEnd w:id="9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13B3143A"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581B9F1B" w14:textId="77777777" w:rsidR="002B6180" w:rsidRDefault="00000000">
      <w:pPr>
        <w:pStyle w:val="Bibliography"/>
      </w:pPr>
      <w:bookmarkStart w:id="97" w:name="ref-gelfer2005relative"/>
      <w:bookmarkEnd w:id="9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36B3A4D4" w14:textId="77777777" w:rsidR="002B6180" w:rsidRDefault="00000000">
      <w:pPr>
        <w:pStyle w:val="Bibliography"/>
      </w:pPr>
      <w:bookmarkStart w:id="98" w:name="ref-giddens2013vocal"/>
      <w:bookmarkEnd w:id="97"/>
      <w:r>
        <w:t xml:space="preserve">Giddens, C. L., Barron, K. W., Byrd-Craven, J., Clark, K. F., &amp; Winter, A. S. (2013). Vocal indices of stress: A review. </w:t>
      </w:r>
      <w:r>
        <w:rPr>
          <w:i/>
          <w:iCs/>
        </w:rPr>
        <w:t>Journal of Voice</w:t>
      </w:r>
      <w:r>
        <w:t xml:space="preserve">, </w:t>
      </w:r>
      <w:r>
        <w:rPr>
          <w:i/>
          <w:iCs/>
        </w:rPr>
        <w:t>27</w:t>
      </w:r>
      <w:r>
        <w:t>(3), 390–e21.</w:t>
      </w:r>
    </w:p>
    <w:p w14:paraId="24C72093" w14:textId="77777777" w:rsidR="002B6180" w:rsidRDefault="00000000">
      <w:pPr>
        <w:pStyle w:val="Bibliography"/>
      </w:pPr>
      <w:bookmarkStart w:id="99" w:name="ref-hopwood2022connecting"/>
      <w:bookmarkEnd w:id="9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06396CCA" w14:textId="77777777" w:rsidR="002B6180" w:rsidRDefault="00000000">
      <w:pPr>
        <w:pStyle w:val="Bibliography"/>
      </w:pPr>
      <w:bookmarkStart w:id="100" w:name="ref-kallen2025inhibitory"/>
      <w:bookmarkEnd w:id="9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640F3C80" w14:textId="77777777" w:rsidR="002B6180" w:rsidRDefault="00000000">
      <w:pPr>
        <w:pStyle w:val="Bibliography"/>
      </w:pPr>
      <w:bookmarkStart w:id="101" w:name="ref-kasuya1986normalized"/>
      <w:bookmarkEnd w:id="10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3790E067" w14:textId="77777777" w:rsidR="00EA0CD4" w:rsidRDefault="00EA0CD4">
      <w:pPr>
        <w:pStyle w:val="Bibliography"/>
      </w:pPr>
      <w:bookmarkStart w:id="102" w:name="ref-koval2015emotion"/>
      <w:bookmarkEnd w:id="101"/>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4BFDAA75"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D811894" w14:textId="77777777" w:rsidR="002B6180" w:rsidRDefault="00000000">
      <w:pPr>
        <w:pStyle w:val="Bibliography"/>
      </w:pPr>
      <w:bookmarkStart w:id="103" w:name="ref-krueger2012initial"/>
      <w:bookmarkEnd w:id="10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3C98C9F2" w14:textId="77777777" w:rsidR="002B6180" w:rsidRDefault="00000000">
      <w:pPr>
        <w:pStyle w:val="Bibliography"/>
      </w:pPr>
      <w:bookmarkStart w:id="104" w:name="ref-kuppens2010emotional"/>
      <w:bookmarkEnd w:id="103"/>
      <w:r>
        <w:t xml:space="preserve">Kuppens, P., Allen, N. B., &amp; Sheeber, L. B. (2010). Emotional inertia and psychological maladjustment. </w:t>
      </w:r>
      <w:r>
        <w:rPr>
          <w:i/>
          <w:iCs/>
        </w:rPr>
        <w:t>Psychological Science</w:t>
      </w:r>
      <w:r>
        <w:t xml:space="preserve">, </w:t>
      </w:r>
      <w:r>
        <w:rPr>
          <w:i/>
          <w:iCs/>
        </w:rPr>
        <w:t>21</w:t>
      </w:r>
      <w:r>
        <w:t>(7), 984–991.</w:t>
      </w:r>
    </w:p>
    <w:p w14:paraId="4C881D22" w14:textId="77777777" w:rsidR="002B6180" w:rsidRDefault="00000000">
      <w:pPr>
        <w:pStyle w:val="Bibliography"/>
      </w:pPr>
      <w:bookmarkStart w:id="105" w:name="ref-lahey2009public"/>
      <w:bookmarkEnd w:id="104"/>
      <w:r>
        <w:t xml:space="preserve">Lahey, B. B. (2009). Public health significance of neuroticism. </w:t>
      </w:r>
      <w:r>
        <w:rPr>
          <w:i/>
          <w:iCs/>
        </w:rPr>
        <w:t>American Psychologist</w:t>
      </w:r>
      <w:r>
        <w:t xml:space="preserve">, </w:t>
      </w:r>
      <w:r>
        <w:rPr>
          <w:i/>
          <w:iCs/>
        </w:rPr>
        <w:t>64</w:t>
      </w:r>
      <w:r>
        <w:t>(4), 241–256.</w:t>
      </w:r>
    </w:p>
    <w:p w14:paraId="1CD2817D" w14:textId="77777777" w:rsidR="002B6180" w:rsidRDefault="00000000">
      <w:pPr>
        <w:pStyle w:val="Bibliography"/>
      </w:pPr>
      <w:bookmarkStart w:id="106" w:name="ref-latzman2025neurobehavioral"/>
      <w:bookmarkEnd w:id="105"/>
      <w:r>
        <w:t xml:space="preserve">Latzman, R. D., &amp; Patrick, C. J. (2025). </w:t>
      </w:r>
      <w:r>
        <w:rPr>
          <w:i/>
          <w:iCs/>
        </w:rPr>
        <w:t>Neurobehavioral individual differences: A transdisciplinary approach to advancing clinical science</w:t>
      </w:r>
      <w:r>
        <w:t>. Springer Nature.</w:t>
      </w:r>
    </w:p>
    <w:p w14:paraId="52BE4D9C" w14:textId="77777777" w:rsidR="002B6180" w:rsidRDefault="00000000">
      <w:pPr>
        <w:pStyle w:val="Bibliography"/>
      </w:pPr>
      <w:bookmarkStart w:id="107" w:name="ref-luo2023stressful"/>
      <w:bookmarkEnd w:id="10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69B43229" w14:textId="77777777" w:rsidR="002B6180" w:rsidRDefault="00000000">
      <w:pPr>
        <w:pStyle w:val="Bibliography"/>
      </w:pPr>
      <w:bookmarkStart w:id="108" w:name="ref-manfredi2017smartphones"/>
      <w:bookmarkEnd w:id="10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40F53C97" w14:textId="77777777" w:rsidR="002B6180" w:rsidRDefault="00000000">
      <w:pPr>
        <w:pStyle w:val="Bibliography"/>
      </w:pPr>
      <w:bookmarkStart w:id="109" w:name="ref-mendoza1998acoustic"/>
      <w:bookmarkEnd w:id="108"/>
      <w:r>
        <w:t xml:space="preserve">Mendoza, E., &amp; Carballo, G. (1998). Acoustic analysis of induced vocal stress by means of cognitive workload tasks. </w:t>
      </w:r>
      <w:r>
        <w:rPr>
          <w:i/>
          <w:iCs/>
        </w:rPr>
        <w:t>Journal of Voice</w:t>
      </w:r>
      <w:r>
        <w:t xml:space="preserve">, </w:t>
      </w:r>
      <w:r>
        <w:rPr>
          <w:i/>
          <w:iCs/>
        </w:rPr>
        <w:t>12</w:t>
      </w:r>
      <w:r>
        <w:t>(3), 263–273.</w:t>
      </w:r>
    </w:p>
    <w:p w14:paraId="1B2243B3"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0C8BF183"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6FBCED01" w14:textId="77777777" w:rsidR="002B6180" w:rsidRDefault="00000000">
      <w:pPr>
        <w:pStyle w:val="Bibliography"/>
      </w:pPr>
      <w:bookmarkStart w:id="110" w:name="ref-morelli2019biovoice"/>
      <w:bookmarkEnd w:id="10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DDD24F7"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67DFFD42" w14:textId="77777777" w:rsidR="002B6180" w:rsidRDefault="00000000">
      <w:pPr>
        <w:pStyle w:val="Bibliography"/>
      </w:pPr>
      <w:bookmarkStart w:id="111" w:name="ref-ormel2013neuroticism"/>
      <w:bookmarkEnd w:id="11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1703AB8A" w14:textId="77777777" w:rsidR="002B6180" w:rsidRDefault="00000000">
      <w:pPr>
        <w:pStyle w:val="Bibliography"/>
      </w:pPr>
      <w:bookmarkStart w:id="112" w:name="ref-scherer2003vocal"/>
      <w:bookmarkEnd w:id="111"/>
      <w:r>
        <w:t xml:space="preserve">Scherer, K. R. (2003). Vocal expression of emotion. </w:t>
      </w:r>
      <w:r>
        <w:rPr>
          <w:i/>
          <w:iCs/>
        </w:rPr>
        <w:t>Handbook of Affective Sciences</w:t>
      </w:r>
      <w:r>
        <w:t>, 433–456.</w:t>
      </w:r>
    </w:p>
    <w:p w14:paraId="02D88974" w14:textId="77777777" w:rsidR="002B6180" w:rsidRDefault="00000000">
      <w:pPr>
        <w:pStyle w:val="Bibliography"/>
      </w:pPr>
      <w:bookmarkStart w:id="113" w:name="ref-sica2024comparing"/>
      <w:bookmarkEnd w:id="11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81DE315" w14:textId="77777777" w:rsidR="002B6180" w:rsidRDefault="00000000">
      <w:pPr>
        <w:pStyle w:val="Bibliography"/>
      </w:pPr>
      <w:bookmarkStart w:id="114" w:name="ref-sica2021facing"/>
      <w:bookmarkEnd w:id="11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3D9D8276" w14:textId="77777777" w:rsidR="002B6180" w:rsidRDefault="00000000">
      <w:pPr>
        <w:pStyle w:val="Bibliography"/>
      </w:pPr>
      <w:bookmarkStart w:id="115" w:name="ref-titze1994mechanical"/>
      <w:bookmarkEnd w:id="114"/>
      <w:r>
        <w:t xml:space="preserve">Titze, I. R. (1994). Mechanical stress in phonation. </w:t>
      </w:r>
      <w:r>
        <w:rPr>
          <w:i/>
          <w:iCs/>
        </w:rPr>
        <w:t>Journal of Voice</w:t>
      </w:r>
      <w:r>
        <w:t xml:space="preserve">, </w:t>
      </w:r>
      <w:r>
        <w:rPr>
          <w:i/>
          <w:iCs/>
        </w:rPr>
        <w:t>8</w:t>
      </w:r>
      <w:r>
        <w:t>(2), 99–105.</w:t>
      </w:r>
    </w:p>
    <w:p w14:paraId="5EA2AD93" w14:textId="77777777" w:rsidR="002B6180" w:rsidRDefault="00000000">
      <w:pPr>
        <w:pStyle w:val="Bibliography"/>
      </w:pPr>
      <w:bookmarkStart w:id="116" w:name="ref-trull2020ambulatory"/>
      <w:bookmarkEnd w:id="11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1E9CFE6" w14:textId="77777777" w:rsidR="002B6180" w:rsidRDefault="00000000">
      <w:pPr>
        <w:pStyle w:val="Bibliography"/>
      </w:pPr>
      <w:bookmarkStart w:id="117" w:name="ref-van2018voice"/>
      <w:bookmarkEnd w:id="11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1D968D3"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2C9717F5"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7ED969"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0C676EF5" w14:textId="77777777" w:rsidR="00B2233C" w:rsidRDefault="00B2233C" w:rsidP="00B2233C">
      <w:pPr>
        <w:pStyle w:val="Bibliography"/>
      </w:pPr>
      <w:bookmarkStart w:id="118" w:name="ref-widiger2019five"/>
      <w:bookmarkStart w:id="119" w:name="ref-wright2016stability"/>
      <w:bookmarkEnd w:id="117"/>
      <w:r>
        <w:t xml:space="preserve">Widiger, T. A., &amp; Crego, C. (2019). The five-factor model of personality structure: An update. </w:t>
      </w:r>
      <w:r>
        <w:rPr>
          <w:i/>
          <w:iCs/>
        </w:rPr>
        <w:t>World Psychiatry</w:t>
      </w:r>
      <w:r>
        <w:t xml:space="preserve">, </w:t>
      </w:r>
      <w:r>
        <w:rPr>
          <w:i/>
          <w:iCs/>
        </w:rPr>
        <w:t>18</w:t>
      </w:r>
      <w:r>
        <w:t>(3), 271.</w:t>
      </w:r>
    </w:p>
    <w:p w14:paraId="7718705D" w14:textId="77777777" w:rsidR="00B2233C" w:rsidRDefault="00B2233C" w:rsidP="00B2233C">
      <w:pPr>
        <w:pStyle w:val="Bibliography"/>
      </w:pPr>
      <w:bookmarkStart w:id="120" w:name="ref-wright2019focusing"/>
      <w:bookmarkEnd w:id="118"/>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7F9B84EF" w14:textId="77777777" w:rsidR="00B2233C" w:rsidRDefault="00B2233C" w:rsidP="00B2233C">
      <w:pPr>
        <w:pStyle w:val="Bibliography"/>
      </w:pPr>
      <w:bookmarkStart w:id="121" w:name="ref-wright2025measuring"/>
      <w:bookmarkEnd w:id="120"/>
      <w:r>
        <w:t xml:space="preserve">Wright, A. G., Ringwald, W. R., &amp; Zimmermann, J. (2025). Measuring psychopathology in daily life. </w:t>
      </w:r>
      <w:r>
        <w:rPr>
          <w:i/>
          <w:iCs/>
        </w:rPr>
        <w:t>Clinical Psychological Science</w:t>
      </w:r>
      <w:r>
        <w:t xml:space="preserve">, </w:t>
      </w:r>
      <w:r>
        <w:rPr>
          <w:i/>
          <w:iCs/>
        </w:rPr>
        <w:t>13</w:t>
      </w:r>
      <w:r>
        <w:t>(3), 649–663.</w:t>
      </w:r>
    </w:p>
    <w:bookmarkEnd w:id="121"/>
    <w:p w14:paraId="0C47CD46"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399AA111" w14:textId="77777777" w:rsidR="00C767F7" w:rsidRDefault="00C767F7" w:rsidP="009E444E">
      <w:pPr>
        <w:pStyle w:val="Bibliography"/>
        <w:spacing w:line="240" w:lineRule="auto"/>
        <w:ind w:left="0" w:firstLine="0"/>
        <w:rPr>
          <w:b/>
          <w:bCs/>
        </w:rPr>
      </w:pPr>
    </w:p>
    <w:p w14:paraId="7C21CA36" w14:textId="77777777" w:rsidR="00C767F7" w:rsidRDefault="00C767F7" w:rsidP="009E444E">
      <w:pPr>
        <w:pStyle w:val="Bibliography"/>
        <w:spacing w:line="240" w:lineRule="auto"/>
        <w:ind w:left="0" w:firstLine="0"/>
        <w:rPr>
          <w:b/>
          <w:bCs/>
        </w:rPr>
      </w:pPr>
    </w:p>
    <w:p w14:paraId="37576CEF" w14:textId="77777777" w:rsidR="00C767F7" w:rsidRDefault="00C767F7" w:rsidP="009E444E">
      <w:pPr>
        <w:pStyle w:val="Bibliography"/>
        <w:spacing w:line="240" w:lineRule="auto"/>
        <w:ind w:left="0" w:firstLine="0"/>
        <w:rPr>
          <w:b/>
          <w:bCs/>
        </w:rPr>
      </w:pPr>
    </w:p>
    <w:p w14:paraId="2FFAD548" w14:textId="77777777" w:rsidR="00C767F7" w:rsidRDefault="00C767F7" w:rsidP="009E444E">
      <w:pPr>
        <w:pStyle w:val="Bibliography"/>
        <w:spacing w:line="240" w:lineRule="auto"/>
        <w:ind w:left="0" w:firstLine="0"/>
        <w:rPr>
          <w:b/>
          <w:bCs/>
        </w:rPr>
      </w:pPr>
    </w:p>
    <w:p w14:paraId="44D4F76F" w14:textId="77777777" w:rsidR="00C767F7" w:rsidRDefault="00C767F7" w:rsidP="009E444E">
      <w:pPr>
        <w:pStyle w:val="Bibliography"/>
        <w:spacing w:line="240" w:lineRule="auto"/>
        <w:ind w:left="0" w:firstLine="0"/>
        <w:rPr>
          <w:b/>
          <w:bCs/>
        </w:rPr>
      </w:pPr>
    </w:p>
    <w:p w14:paraId="392533B8" w14:textId="77777777" w:rsidR="00C767F7" w:rsidRDefault="00C767F7" w:rsidP="009E444E">
      <w:pPr>
        <w:pStyle w:val="Bibliography"/>
        <w:spacing w:line="240" w:lineRule="auto"/>
        <w:ind w:left="0" w:firstLine="0"/>
        <w:rPr>
          <w:b/>
          <w:bCs/>
        </w:rPr>
      </w:pPr>
    </w:p>
    <w:p w14:paraId="633DDDE0" w14:textId="77777777" w:rsidR="00C767F7" w:rsidRDefault="00C767F7" w:rsidP="009E444E">
      <w:pPr>
        <w:pStyle w:val="Bibliography"/>
        <w:spacing w:line="240" w:lineRule="auto"/>
        <w:ind w:left="0" w:firstLine="0"/>
        <w:rPr>
          <w:b/>
          <w:bCs/>
        </w:rPr>
      </w:pPr>
    </w:p>
    <w:p w14:paraId="5775D7E1" w14:textId="77777777" w:rsidR="00C767F7" w:rsidRDefault="00C767F7" w:rsidP="009E444E">
      <w:pPr>
        <w:pStyle w:val="Bibliography"/>
        <w:spacing w:line="240" w:lineRule="auto"/>
        <w:ind w:left="0" w:firstLine="0"/>
        <w:rPr>
          <w:b/>
          <w:bCs/>
        </w:rPr>
      </w:pPr>
    </w:p>
    <w:p w14:paraId="5EE7B617" w14:textId="77777777" w:rsidR="00C767F7" w:rsidRDefault="00C767F7" w:rsidP="009E444E">
      <w:pPr>
        <w:pStyle w:val="Bibliography"/>
        <w:spacing w:line="240" w:lineRule="auto"/>
        <w:ind w:left="0" w:firstLine="0"/>
        <w:rPr>
          <w:b/>
          <w:bCs/>
        </w:rPr>
      </w:pPr>
    </w:p>
    <w:p w14:paraId="7A418B03" w14:textId="77777777" w:rsidR="00C767F7" w:rsidRDefault="00C767F7" w:rsidP="009E444E">
      <w:pPr>
        <w:pStyle w:val="Bibliography"/>
        <w:spacing w:line="240" w:lineRule="auto"/>
        <w:ind w:left="0" w:firstLine="0"/>
        <w:rPr>
          <w:b/>
          <w:bCs/>
        </w:rPr>
      </w:pPr>
    </w:p>
    <w:p w14:paraId="3F7ED931" w14:textId="77777777" w:rsidR="00C767F7" w:rsidRDefault="00C767F7" w:rsidP="009E444E">
      <w:pPr>
        <w:pStyle w:val="Bibliography"/>
        <w:spacing w:line="240" w:lineRule="auto"/>
        <w:ind w:left="0" w:firstLine="0"/>
        <w:rPr>
          <w:b/>
          <w:bCs/>
        </w:rPr>
      </w:pPr>
    </w:p>
    <w:p w14:paraId="005F043F" w14:textId="77777777" w:rsidR="00C767F7" w:rsidRDefault="00C767F7" w:rsidP="009E444E">
      <w:pPr>
        <w:pStyle w:val="Bibliography"/>
        <w:spacing w:line="240" w:lineRule="auto"/>
        <w:ind w:left="0" w:firstLine="0"/>
        <w:rPr>
          <w:b/>
          <w:bCs/>
        </w:rPr>
      </w:pPr>
    </w:p>
    <w:p w14:paraId="58329763" w14:textId="77777777" w:rsidR="00C767F7" w:rsidRDefault="00C767F7" w:rsidP="009E444E">
      <w:pPr>
        <w:pStyle w:val="Bibliography"/>
        <w:spacing w:line="240" w:lineRule="auto"/>
        <w:ind w:left="0" w:firstLine="0"/>
        <w:rPr>
          <w:b/>
          <w:bCs/>
        </w:rPr>
      </w:pPr>
    </w:p>
    <w:p w14:paraId="27E69B24" w14:textId="77777777" w:rsidR="00C767F7" w:rsidRDefault="00C767F7" w:rsidP="009E444E">
      <w:pPr>
        <w:pStyle w:val="Bibliography"/>
        <w:spacing w:line="240" w:lineRule="auto"/>
        <w:ind w:left="0" w:firstLine="0"/>
        <w:rPr>
          <w:b/>
          <w:bCs/>
        </w:rPr>
      </w:pPr>
    </w:p>
    <w:p w14:paraId="54DA84B3" w14:textId="77777777" w:rsidR="00C767F7" w:rsidRDefault="00C767F7" w:rsidP="009E444E">
      <w:pPr>
        <w:pStyle w:val="Bibliography"/>
        <w:spacing w:line="240" w:lineRule="auto"/>
        <w:ind w:left="0" w:firstLine="0"/>
        <w:rPr>
          <w:b/>
          <w:bCs/>
        </w:rPr>
      </w:pPr>
    </w:p>
    <w:p w14:paraId="5E21B1F3" w14:textId="77777777" w:rsidR="00C767F7" w:rsidRDefault="00C767F7" w:rsidP="009E444E">
      <w:pPr>
        <w:pStyle w:val="Bibliography"/>
        <w:spacing w:line="240" w:lineRule="auto"/>
        <w:ind w:left="0" w:firstLine="0"/>
        <w:rPr>
          <w:b/>
          <w:bCs/>
        </w:rPr>
      </w:pPr>
    </w:p>
    <w:p w14:paraId="4DB498D5" w14:textId="77777777" w:rsidR="009E444E" w:rsidRPr="00960A99" w:rsidRDefault="009E444E" w:rsidP="009E444E">
      <w:pPr>
        <w:spacing w:before="0" w:after="200" w:line="240" w:lineRule="auto"/>
        <w:rPr>
          <w:b/>
          <w:bCs/>
        </w:rPr>
      </w:pPr>
      <w:r>
        <w:rPr>
          <w:rFonts w:cs="Times New Roman"/>
          <w:b/>
          <w:bCs/>
        </w:rPr>
        <w:lastRenderedPageBreak/>
        <w:t>Table 1</w:t>
      </w:r>
    </w:p>
    <w:p w14:paraId="24581040"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49A14124" w14:textId="77777777" w:rsidTr="00F824C8">
        <w:trPr>
          <w:trHeight w:val="720"/>
          <w:jc w:val="center"/>
        </w:trPr>
        <w:tc>
          <w:tcPr>
            <w:tcW w:w="2460" w:type="dxa"/>
            <w:vMerge w:val="restart"/>
          </w:tcPr>
          <w:p w14:paraId="61743E2A"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381C612"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4988132"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3BABAAE" w14:textId="77777777" w:rsidTr="00F824C8">
        <w:trPr>
          <w:trHeight w:val="743"/>
          <w:jc w:val="center"/>
        </w:trPr>
        <w:tc>
          <w:tcPr>
            <w:tcW w:w="2460" w:type="dxa"/>
            <w:vMerge/>
            <w:tcBorders>
              <w:bottom w:val="single" w:sz="4" w:space="0" w:color="auto"/>
            </w:tcBorders>
          </w:tcPr>
          <w:p w14:paraId="4A4CE416"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02D6E9F3"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09D9CD79"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03AC454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02EB30C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37D90E43" w14:textId="77777777" w:rsidTr="00CF037A">
        <w:trPr>
          <w:trHeight w:val="639"/>
          <w:jc w:val="center"/>
        </w:trPr>
        <w:tc>
          <w:tcPr>
            <w:tcW w:w="2460" w:type="dxa"/>
            <w:tcBorders>
              <w:bottom w:val="nil"/>
            </w:tcBorders>
            <w:vAlign w:val="center"/>
          </w:tcPr>
          <w:p w14:paraId="7D98723A"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C631885"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0B07AE9"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D681941"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4D9DBFE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65177F15" w14:textId="77777777" w:rsidTr="00F824C8">
        <w:trPr>
          <w:trHeight w:val="319"/>
          <w:jc w:val="center"/>
        </w:trPr>
        <w:tc>
          <w:tcPr>
            <w:tcW w:w="2460" w:type="dxa"/>
            <w:tcBorders>
              <w:top w:val="nil"/>
              <w:bottom w:val="nil"/>
            </w:tcBorders>
            <w:vAlign w:val="center"/>
          </w:tcPr>
          <w:p w14:paraId="1D050366"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64601879"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5597D18B"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3C4E9770" w14:textId="77777777" w:rsidR="009E444E" w:rsidRPr="00960A99" w:rsidRDefault="009E444E" w:rsidP="00F824C8">
            <w:pPr>
              <w:spacing w:line="240" w:lineRule="auto"/>
              <w:jc w:val="center"/>
              <w:rPr>
                <w:rFonts w:cs="Times New Roman"/>
                <w:lang w:val="it-IT"/>
              </w:rPr>
            </w:pPr>
            <w:del w:id="122" w:author="Claude" w:date="2026-06-13T00:00:00Z">
              <w:r>
                <w:rPr>
                  <w:rFonts w:cs="Times New Roman"/>
                  <w:lang w:val="it-IT"/>
                </w:rPr>
                <w:delText>-2.02 [-4.84, 0.76]</w:delText>
              </w:r>
            </w:del>
            <w:ins w:id="123" w:author="Claude" w:date="2026-06-13T00:00:00Z">
              <w:r>
                <w:rPr>
                  <w:rFonts w:cs="Times New Roman"/>
                  <w:color w:val="EE0000"/>
                  <w:lang w:val="it-IT"/>
                </w:rPr>
                <w:t>-2.04 [-4.76, 0.73]</w:t>
              </w:r>
            </w:ins>
          </w:p>
        </w:tc>
        <w:tc>
          <w:tcPr>
            <w:tcW w:w="774" w:type="dxa"/>
            <w:gridSpan w:val="2"/>
            <w:tcBorders>
              <w:top w:val="nil"/>
              <w:bottom w:val="nil"/>
            </w:tcBorders>
            <w:vAlign w:val="center"/>
          </w:tcPr>
          <w:p w14:paraId="2E148AA4"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26925806" w14:textId="77777777" w:rsidTr="00F824C8">
        <w:trPr>
          <w:trHeight w:val="319"/>
          <w:jc w:val="center"/>
        </w:trPr>
        <w:tc>
          <w:tcPr>
            <w:tcW w:w="2460" w:type="dxa"/>
            <w:tcBorders>
              <w:top w:val="nil"/>
              <w:bottom w:val="nil"/>
            </w:tcBorders>
            <w:vAlign w:val="center"/>
          </w:tcPr>
          <w:p w14:paraId="517329BC"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A14FAB8"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21E3547D"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292D0B9D"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40235576" w14:textId="77777777" w:rsidR="009E444E" w:rsidRPr="00960A99" w:rsidRDefault="009E444E" w:rsidP="00CF037A">
            <w:pPr>
              <w:spacing w:line="240" w:lineRule="auto"/>
              <w:jc w:val="center"/>
              <w:rPr>
                <w:rFonts w:cs="Times New Roman"/>
              </w:rPr>
            </w:pPr>
            <w:r>
              <w:rPr>
                <w:b/>
                <w:bCs/>
              </w:rPr>
              <w:t>0.98</w:t>
            </w:r>
          </w:p>
        </w:tc>
      </w:tr>
      <w:tr w:rsidR="009E444E" w:rsidRPr="00960A99" w14:paraId="15EA4679" w14:textId="77777777" w:rsidTr="00F824C8">
        <w:trPr>
          <w:trHeight w:val="674"/>
          <w:jc w:val="center"/>
        </w:trPr>
        <w:tc>
          <w:tcPr>
            <w:tcW w:w="2460" w:type="dxa"/>
            <w:tcBorders>
              <w:top w:val="nil"/>
              <w:bottom w:val="nil"/>
            </w:tcBorders>
          </w:tcPr>
          <w:p w14:paraId="5747B4F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74F58ECA"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0B73C449"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733DE362"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28490FA7" w14:textId="77777777" w:rsidR="009E444E" w:rsidRPr="00960A99" w:rsidRDefault="009E444E" w:rsidP="00CF037A">
            <w:pPr>
              <w:spacing w:line="240" w:lineRule="auto"/>
              <w:jc w:val="center"/>
              <w:rPr>
                <w:rFonts w:cs="Times New Roman"/>
              </w:rPr>
            </w:pPr>
            <w:r>
              <w:t>0.54</w:t>
            </w:r>
          </w:p>
        </w:tc>
      </w:tr>
      <w:tr w:rsidR="009E444E" w:rsidRPr="00960A99" w14:paraId="05FE4C12" w14:textId="77777777" w:rsidTr="00F824C8">
        <w:trPr>
          <w:trHeight w:val="674"/>
          <w:jc w:val="center"/>
        </w:trPr>
        <w:tc>
          <w:tcPr>
            <w:tcW w:w="2460" w:type="dxa"/>
            <w:tcBorders>
              <w:top w:val="nil"/>
              <w:bottom w:val="single" w:sz="4" w:space="0" w:color="auto"/>
            </w:tcBorders>
          </w:tcPr>
          <w:p w14:paraId="579E4A66"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E991EF7"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0345E9DD" w14:textId="77777777" w:rsidR="009E444E" w:rsidRPr="00960A99" w:rsidRDefault="009E444E" w:rsidP="00F824C8">
            <w:pPr>
              <w:spacing w:line="240" w:lineRule="auto"/>
              <w:jc w:val="center"/>
              <w:rPr>
                <w:rFonts w:cs="Times New Roman"/>
                <w:lang w:val="it-IT"/>
              </w:rPr>
            </w:pPr>
            <w:del w:id="124" w:author="Claude" w:date="2026-06-13T00:00:00Z">
              <w:r>
                <w:rPr>
                  <w:rFonts w:cs="Times New Roman"/>
                  <w:lang w:val="it-IT"/>
                </w:rPr>
                <w:delText>0.54</w:delText>
              </w:r>
            </w:del>
            <w:ins w:id="125" w:author="Claude" w:date="2026-06-13T00:00:00Z">
              <w:r>
                <w:rPr>
                  <w:rFonts w:cs="Times New Roman"/>
                  <w:color w:val="EE0000"/>
                  <w:lang w:val="it-IT"/>
                </w:rPr>
                <w:t>0.56</w:t>
              </w:r>
            </w:ins>
          </w:p>
        </w:tc>
        <w:tc>
          <w:tcPr>
            <w:tcW w:w="2583" w:type="dxa"/>
            <w:tcBorders>
              <w:top w:val="nil"/>
              <w:bottom w:val="single" w:sz="4" w:space="0" w:color="auto"/>
            </w:tcBorders>
          </w:tcPr>
          <w:p w14:paraId="2C2967A0"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4B7942A3" w14:textId="77777777" w:rsidR="009E444E" w:rsidRPr="00960A99" w:rsidRDefault="009E444E" w:rsidP="00CF037A">
            <w:pPr>
              <w:spacing w:line="240" w:lineRule="auto"/>
              <w:jc w:val="center"/>
            </w:pPr>
            <w:r>
              <w:t>0.80</w:t>
            </w:r>
          </w:p>
        </w:tc>
      </w:tr>
    </w:tbl>
    <w:p w14:paraId="07B914C0"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25DC4CB" w14:textId="77777777" w:rsidR="009E444E" w:rsidRPr="00960A99" w:rsidRDefault="009E444E" w:rsidP="009E444E">
      <w:pPr>
        <w:pStyle w:val="Bibliography"/>
        <w:spacing w:line="240" w:lineRule="auto"/>
        <w:ind w:left="0" w:firstLine="0"/>
        <w:rPr>
          <w:b/>
          <w:bCs/>
        </w:rPr>
      </w:pPr>
      <w:r>
        <w:rPr>
          <w:b/>
          <w:bCs/>
        </w:rPr>
        <w:t>Table 2</w:t>
      </w:r>
    </w:p>
    <w:p w14:paraId="42537EAE"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2CDF2141" w14:textId="77777777" w:rsidTr="00F824C8">
        <w:trPr>
          <w:trHeight w:val="720"/>
          <w:jc w:val="center"/>
        </w:trPr>
        <w:tc>
          <w:tcPr>
            <w:tcW w:w="2460" w:type="dxa"/>
            <w:vMerge w:val="restart"/>
          </w:tcPr>
          <w:p w14:paraId="182FB85F"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79C0E236"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7B31951"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6A6372C2" w14:textId="77777777" w:rsidTr="00F824C8">
        <w:trPr>
          <w:trHeight w:val="743"/>
          <w:jc w:val="center"/>
        </w:trPr>
        <w:tc>
          <w:tcPr>
            <w:tcW w:w="2460" w:type="dxa"/>
            <w:vMerge/>
            <w:tcBorders>
              <w:bottom w:val="single" w:sz="4" w:space="0" w:color="auto"/>
            </w:tcBorders>
          </w:tcPr>
          <w:p w14:paraId="070B7297"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D37B244"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3CBEC95F"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7E402636"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7E06EA9D"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63D313C5" w14:textId="77777777" w:rsidTr="00BD274E">
        <w:trPr>
          <w:trHeight w:val="639"/>
          <w:jc w:val="center"/>
        </w:trPr>
        <w:tc>
          <w:tcPr>
            <w:tcW w:w="2460" w:type="dxa"/>
            <w:tcBorders>
              <w:bottom w:val="nil"/>
            </w:tcBorders>
            <w:vAlign w:val="center"/>
          </w:tcPr>
          <w:p w14:paraId="043661B5"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54F1F71"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3775FEDA"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44BED201"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78B3DE9" w14:textId="77777777" w:rsidR="009E444E" w:rsidRPr="00960A99" w:rsidRDefault="009E444E" w:rsidP="00F824C8">
            <w:pPr>
              <w:spacing w:line="240" w:lineRule="auto"/>
              <w:jc w:val="center"/>
              <w:rPr>
                <w:rFonts w:cs="Times New Roman"/>
              </w:rPr>
            </w:pPr>
            <w:r>
              <w:t>0.78</w:t>
            </w:r>
          </w:p>
        </w:tc>
      </w:tr>
      <w:tr w:rsidR="009E444E" w:rsidRPr="00960A99" w14:paraId="2C388849" w14:textId="77777777" w:rsidTr="00F824C8">
        <w:trPr>
          <w:trHeight w:val="319"/>
          <w:jc w:val="center"/>
        </w:trPr>
        <w:tc>
          <w:tcPr>
            <w:tcW w:w="2460" w:type="dxa"/>
            <w:tcBorders>
              <w:top w:val="nil"/>
              <w:bottom w:val="nil"/>
            </w:tcBorders>
            <w:vAlign w:val="center"/>
          </w:tcPr>
          <w:p w14:paraId="33AA5DA2"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29D6ED5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55CD6A3"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45A2FA7D" w14:textId="77777777" w:rsidR="009E444E" w:rsidRPr="00960A99" w:rsidRDefault="009E444E" w:rsidP="00F824C8">
            <w:pPr>
              <w:spacing w:line="240" w:lineRule="auto"/>
              <w:jc w:val="center"/>
              <w:rPr>
                <w:rFonts w:cs="Times New Roman"/>
                <w:lang w:val="it-IT"/>
              </w:rPr>
            </w:pPr>
            <w:del w:id="126" w:author="Claude" w:date="2026-06-13T00:00:00Z">
              <w:r>
                <w:delText>0.30 [-0.52, 1.12]</w:delText>
              </w:r>
            </w:del>
            <w:ins w:id="127" w:author="Claude" w:date="2026-06-13T00:00:00Z">
              <w:r>
                <w:rPr>
                  <w:color w:val="EE0000"/>
                </w:rPr>
                <w:t>0.22 [-0.61, 1.04]</w:t>
              </w:r>
            </w:ins>
          </w:p>
        </w:tc>
        <w:tc>
          <w:tcPr>
            <w:tcW w:w="774" w:type="dxa"/>
            <w:gridSpan w:val="2"/>
            <w:tcBorders>
              <w:top w:val="nil"/>
              <w:bottom w:val="nil"/>
            </w:tcBorders>
          </w:tcPr>
          <w:p w14:paraId="18706DFF" w14:textId="77777777" w:rsidR="009E444E" w:rsidRPr="00960A99" w:rsidRDefault="009E444E" w:rsidP="00F824C8">
            <w:pPr>
              <w:spacing w:line="240" w:lineRule="auto"/>
              <w:jc w:val="center"/>
              <w:rPr>
                <w:rFonts w:cs="Times New Roman"/>
              </w:rPr>
            </w:pPr>
            <w:r>
              <w:t>0.66</w:t>
            </w:r>
          </w:p>
        </w:tc>
      </w:tr>
      <w:tr w:rsidR="009E444E" w:rsidRPr="00960A99" w14:paraId="4E8830BC" w14:textId="77777777" w:rsidTr="00F824C8">
        <w:trPr>
          <w:trHeight w:val="674"/>
          <w:jc w:val="center"/>
        </w:trPr>
        <w:tc>
          <w:tcPr>
            <w:tcW w:w="2460" w:type="dxa"/>
            <w:tcBorders>
              <w:top w:val="nil"/>
              <w:bottom w:val="nil"/>
            </w:tcBorders>
            <w:vAlign w:val="center"/>
          </w:tcPr>
          <w:p w14:paraId="0FD11849"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639D7219"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A2F1129"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6AB210D5"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4C3CAB65" w14:textId="77777777" w:rsidR="009E444E" w:rsidRPr="00960A99" w:rsidRDefault="009E444E" w:rsidP="00F824C8">
            <w:pPr>
              <w:spacing w:line="240" w:lineRule="auto"/>
              <w:jc w:val="center"/>
              <w:rPr>
                <w:rFonts w:cs="Times New Roman"/>
                <w:b/>
                <w:bCs/>
              </w:rPr>
            </w:pPr>
            <w:r>
              <w:t>0.82</w:t>
            </w:r>
          </w:p>
        </w:tc>
      </w:tr>
      <w:tr w:rsidR="009E444E" w:rsidRPr="00960A99" w14:paraId="2B14A43D" w14:textId="77777777" w:rsidTr="00F824C8">
        <w:trPr>
          <w:trHeight w:val="674"/>
          <w:jc w:val="center"/>
        </w:trPr>
        <w:tc>
          <w:tcPr>
            <w:tcW w:w="2460" w:type="dxa"/>
            <w:tcBorders>
              <w:top w:val="nil"/>
              <w:bottom w:val="nil"/>
            </w:tcBorders>
          </w:tcPr>
          <w:p w14:paraId="59C27D7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54A1B7"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ACCAEA3"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49549628"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D11486F" w14:textId="77777777" w:rsidR="009E444E" w:rsidRPr="00960A99" w:rsidRDefault="009E444E" w:rsidP="00F824C8">
            <w:pPr>
              <w:spacing w:line="240" w:lineRule="auto"/>
              <w:jc w:val="center"/>
              <w:rPr>
                <w:rFonts w:cs="Times New Roman"/>
              </w:rPr>
            </w:pPr>
            <w:r>
              <w:t>0.74</w:t>
            </w:r>
          </w:p>
        </w:tc>
      </w:tr>
      <w:tr w:rsidR="009E444E" w:rsidRPr="00960A99" w14:paraId="631FF080" w14:textId="77777777" w:rsidTr="00F824C8">
        <w:trPr>
          <w:trHeight w:val="674"/>
          <w:jc w:val="center"/>
        </w:trPr>
        <w:tc>
          <w:tcPr>
            <w:tcW w:w="2460" w:type="dxa"/>
            <w:tcBorders>
              <w:top w:val="nil"/>
              <w:bottom w:val="single" w:sz="4" w:space="0" w:color="auto"/>
            </w:tcBorders>
          </w:tcPr>
          <w:p w14:paraId="51ED90CD"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21D8DDBE" w14:textId="77777777" w:rsidR="009E444E" w:rsidRPr="00960A99" w:rsidRDefault="009E444E" w:rsidP="00F824C8">
            <w:pPr>
              <w:spacing w:line="240" w:lineRule="auto"/>
              <w:jc w:val="center"/>
            </w:pPr>
            <w:del w:id="128" w:author="Claude" w:date="2026-06-13T00:00:00Z">
              <w:r>
                <w:delText>-0.02 [-1.04, 0.97]</w:delText>
              </w:r>
            </w:del>
            <w:ins w:id="129" w:author="Claude" w:date="2026-06-13T00:00:00Z">
              <w:r>
                <w:rPr>
                  <w:color w:val="EE0000"/>
                </w:rPr>
                <w:t>-0.02 [-0.83, 0.79]</w:t>
              </w:r>
            </w:ins>
          </w:p>
        </w:tc>
        <w:tc>
          <w:tcPr>
            <w:tcW w:w="709" w:type="dxa"/>
            <w:tcBorders>
              <w:top w:val="nil"/>
              <w:bottom w:val="single" w:sz="4" w:space="0" w:color="auto"/>
            </w:tcBorders>
          </w:tcPr>
          <w:p w14:paraId="17BF90A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1C125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6EF90ACB" w14:textId="77777777" w:rsidR="009E444E" w:rsidRPr="00960A99" w:rsidRDefault="009E444E" w:rsidP="00F824C8">
            <w:pPr>
              <w:spacing w:line="240" w:lineRule="auto"/>
              <w:jc w:val="center"/>
            </w:pPr>
            <w:r>
              <w:rPr>
                <w:b/>
                <w:bCs/>
              </w:rPr>
              <w:t>0.96</w:t>
            </w:r>
          </w:p>
        </w:tc>
      </w:tr>
    </w:tbl>
    <w:p w14:paraId="5B5A47C6"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318058A3" w14:textId="77777777" w:rsidR="009E444E" w:rsidRPr="00960A99" w:rsidRDefault="009E444E" w:rsidP="009E444E">
      <w:pPr>
        <w:pStyle w:val="Bibliography"/>
        <w:spacing w:line="240" w:lineRule="auto"/>
        <w:ind w:left="0" w:firstLine="0"/>
        <w:rPr>
          <w:b/>
          <w:bCs/>
        </w:rPr>
      </w:pPr>
      <w:r>
        <w:rPr>
          <w:b/>
          <w:bCs/>
        </w:rPr>
        <w:t>Table 3</w:t>
      </w:r>
    </w:p>
    <w:p w14:paraId="23D539A9"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94ED890" w14:textId="77777777" w:rsidTr="00F824C8">
        <w:trPr>
          <w:trHeight w:val="720"/>
          <w:jc w:val="center"/>
        </w:trPr>
        <w:tc>
          <w:tcPr>
            <w:tcW w:w="2420" w:type="dxa"/>
            <w:vMerge w:val="restart"/>
          </w:tcPr>
          <w:p w14:paraId="4611D712"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35749CBD"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55ADD846"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65D36922" w14:textId="77777777" w:rsidTr="00F824C8">
        <w:trPr>
          <w:gridAfter w:val="1"/>
          <w:wAfter w:w="326" w:type="dxa"/>
          <w:trHeight w:val="743"/>
          <w:jc w:val="center"/>
        </w:trPr>
        <w:tc>
          <w:tcPr>
            <w:tcW w:w="2420" w:type="dxa"/>
            <w:vMerge/>
            <w:tcBorders>
              <w:bottom w:val="single" w:sz="4" w:space="0" w:color="auto"/>
            </w:tcBorders>
          </w:tcPr>
          <w:p w14:paraId="30D6CBB4"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3B51857E"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17B0917"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28189AC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52F6EC4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0867E517" w14:textId="77777777" w:rsidTr="00F824C8">
        <w:trPr>
          <w:trHeight w:val="639"/>
          <w:jc w:val="center"/>
        </w:trPr>
        <w:tc>
          <w:tcPr>
            <w:tcW w:w="2420" w:type="dxa"/>
            <w:tcBorders>
              <w:bottom w:val="nil"/>
            </w:tcBorders>
            <w:vAlign w:val="center"/>
          </w:tcPr>
          <w:p w14:paraId="7A753B87"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7E79A5BF"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BD88C65"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D8EC9D8"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49E2446D" w14:textId="77777777" w:rsidR="009E444E" w:rsidRPr="00960A99" w:rsidRDefault="009E444E" w:rsidP="00F824C8">
            <w:pPr>
              <w:spacing w:line="240" w:lineRule="auto"/>
              <w:jc w:val="center"/>
              <w:rPr>
                <w:lang w:val="it-IT"/>
              </w:rPr>
            </w:pPr>
            <w:r>
              <w:rPr>
                <w:lang w:val="it-IT"/>
              </w:rPr>
              <w:t>110.3 (9.2)</w:t>
            </w:r>
          </w:p>
        </w:tc>
      </w:tr>
      <w:tr w:rsidR="009E444E" w:rsidRPr="00960A99" w14:paraId="63BBC195" w14:textId="77777777" w:rsidTr="00F824C8">
        <w:trPr>
          <w:trHeight w:val="319"/>
          <w:jc w:val="center"/>
        </w:trPr>
        <w:tc>
          <w:tcPr>
            <w:tcW w:w="2420" w:type="dxa"/>
            <w:tcBorders>
              <w:top w:val="nil"/>
              <w:bottom w:val="nil"/>
            </w:tcBorders>
            <w:vAlign w:val="center"/>
          </w:tcPr>
          <w:p w14:paraId="14CC4E84"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7CECE967"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27C31140"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01798F42"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2F7983A3" w14:textId="77777777" w:rsidR="009E444E" w:rsidRPr="00960A99" w:rsidRDefault="009E444E" w:rsidP="00F824C8">
            <w:pPr>
              <w:spacing w:line="240" w:lineRule="auto"/>
              <w:jc w:val="center"/>
              <w:rPr>
                <w:lang w:val="it-IT"/>
              </w:rPr>
            </w:pPr>
            <w:r>
              <w:rPr>
                <w:lang w:val="it-IT"/>
              </w:rPr>
              <w:t>118.0 (9.4)</w:t>
            </w:r>
          </w:p>
        </w:tc>
      </w:tr>
      <w:tr w:rsidR="009E444E" w:rsidRPr="00960A99" w14:paraId="4CB4469D" w14:textId="77777777" w:rsidTr="00F824C8">
        <w:trPr>
          <w:trHeight w:val="319"/>
          <w:jc w:val="center"/>
        </w:trPr>
        <w:tc>
          <w:tcPr>
            <w:tcW w:w="2420" w:type="dxa"/>
            <w:tcBorders>
              <w:top w:val="nil"/>
              <w:bottom w:val="single" w:sz="4" w:space="0" w:color="auto"/>
            </w:tcBorders>
            <w:vAlign w:val="center"/>
          </w:tcPr>
          <w:p w14:paraId="34FE4D67"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1AEC499A"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75D062F9"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5671D5FA"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682ACAD5" w14:textId="77777777" w:rsidR="009E444E" w:rsidRPr="00960A99" w:rsidRDefault="009E444E" w:rsidP="00F824C8">
            <w:pPr>
              <w:spacing w:line="240" w:lineRule="auto"/>
              <w:jc w:val="center"/>
              <w:rPr>
                <w:lang w:val="it-IT"/>
              </w:rPr>
            </w:pPr>
            <w:r>
              <w:rPr>
                <w:lang w:val="it-IT"/>
              </w:rPr>
              <w:t>109.0 (8.9)</w:t>
            </w:r>
          </w:p>
        </w:tc>
      </w:tr>
    </w:tbl>
    <w:p w14:paraId="3B05CAD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8430007" w14:textId="77777777" w:rsidR="009E444E" w:rsidRPr="00960A99" w:rsidRDefault="009E444E" w:rsidP="009E444E">
      <w:pPr>
        <w:pStyle w:val="Bibliography"/>
        <w:spacing w:line="240" w:lineRule="auto"/>
        <w:ind w:left="0" w:firstLine="0"/>
        <w:rPr>
          <w:b/>
          <w:bCs/>
        </w:rPr>
      </w:pPr>
      <w:r>
        <w:rPr>
          <w:b/>
          <w:bCs/>
        </w:rPr>
        <w:t>Table 4</w:t>
      </w:r>
    </w:p>
    <w:p w14:paraId="6D6504A7"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2B79B3C8" w14:textId="77777777" w:rsidTr="00F824C8">
        <w:trPr>
          <w:trHeight w:val="610"/>
          <w:jc w:val="center"/>
        </w:trPr>
        <w:tc>
          <w:tcPr>
            <w:tcW w:w="1884" w:type="dxa"/>
            <w:vMerge w:val="restart"/>
          </w:tcPr>
          <w:p w14:paraId="57705B06"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C60E5A7"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C56DD6E"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7F53886A" w14:textId="77777777" w:rsidTr="00F824C8">
        <w:trPr>
          <w:gridAfter w:val="1"/>
          <w:wAfter w:w="267" w:type="dxa"/>
          <w:trHeight w:val="630"/>
          <w:jc w:val="center"/>
        </w:trPr>
        <w:tc>
          <w:tcPr>
            <w:tcW w:w="1884" w:type="dxa"/>
            <w:vMerge/>
            <w:tcBorders>
              <w:bottom w:val="single" w:sz="4" w:space="0" w:color="auto"/>
            </w:tcBorders>
          </w:tcPr>
          <w:p w14:paraId="76F2CC01"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B894616"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C52A045"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DB4E95"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206289F7" w14:textId="77777777" w:rsidR="009E444E" w:rsidRPr="00960A99" w:rsidRDefault="009E444E" w:rsidP="00F824C8">
            <w:pPr>
              <w:spacing w:line="240" w:lineRule="auto"/>
              <w:rPr>
                <w:rFonts w:cs="Times New Roman"/>
              </w:rPr>
            </w:pPr>
          </w:p>
        </w:tc>
      </w:tr>
      <w:tr w:rsidR="009E444E" w:rsidRPr="00960A99" w14:paraId="3BB6E257" w14:textId="77777777" w:rsidTr="00F824C8">
        <w:trPr>
          <w:trHeight w:val="541"/>
          <w:jc w:val="center"/>
        </w:trPr>
        <w:tc>
          <w:tcPr>
            <w:tcW w:w="1884" w:type="dxa"/>
            <w:tcBorders>
              <w:top w:val="nil"/>
              <w:bottom w:val="nil"/>
            </w:tcBorders>
            <w:vAlign w:val="center"/>
          </w:tcPr>
          <w:p w14:paraId="42A559D9"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5C749FBD"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01210190"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6A459401"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0A4BC807" w14:textId="77777777" w:rsidR="009E444E" w:rsidRPr="00960A99" w:rsidRDefault="009E444E" w:rsidP="00F824C8">
            <w:pPr>
              <w:spacing w:line="240" w:lineRule="auto"/>
              <w:rPr>
                <w:lang w:val="it-IT"/>
              </w:rPr>
            </w:pPr>
          </w:p>
        </w:tc>
        <w:tc>
          <w:tcPr>
            <w:tcW w:w="2291" w:type="dxa"/>
            <w:gridSpan w:val="2"/>
            <w:tcBorders>
              <w:top w:val="nil"/>
              <w:bottom w:val="nil"/>
            </w:tcBorders>
          </w:tcPr>
          <w:p w14:paraId="1845756F" w14:textId="77777777" w:rsidR="009E444E" w:rsidRPr="00960A99" w:rsidRDefault="009E444E" w:rsidP="00F824C8">
            <w:pPr>
              <w:spacing w:line="240" w:lineRule="auto"/>
              <w:rPr>
                <w:lang w:val="it-IT"/>
              </w:rPr>
            </w:pPr>
            <w:r>
              <w:rPr>
                <w:rFonts w:cs="Times New Roman"/>
                <w:lang w:val="it-IT"/>
              </w:rPr>
              <w:t>+30%</w:t>
            </w:r>
          </w:p>
        </w:tc>
      </w:tr>
      <w:tr w:rsidR="009E444E" w:rsidRPr="00960A99" w14:paraId="15C7ECC1" w14:textId="77777777" w:rsidTr="00F824C8">
        <w:trPr>
          <w:trHeight w:val="541"/>
          <w:jc w:val="center"/>
        </w:trPr>
        <w:tc>
          <w:tcPr>
            <w:tcW w:w="1884" w:type="dxa"/>
            <w:tcBorders>
              <w:top w:val="nil"/>
              <w:bottom w:val="single" w:sz="4" w:space="0" w:color="auto"/>
            </w:tcBorders>
            <w:vAlign w:val="center"/>
          </w:tcPr>
          <w:p w14:paraId="7215F43A"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4F473FFE"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7B6ED4E7"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65EA95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73800645"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17D7A4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6CCBB024" w14:textId="77777777" w:rsidTr="00F824C8">
        <w:trPr>
          <w:trHeight w:val="541"/>
          <w:jc w:val="center"/>
        </w:trPr>
        <w:tc>
          <w:tcPr>
            <w:tcW w:w="9648" w:type="dxa"/>
            <w:gridSpan w:val="11"/>
            <w:tcBorders>
              <w:top w:val="single" w:sz="4" w:space="0" w:color="auto"/>
              <w:bottom w:val="nil"/>
            </w:tcBorders>
            <w:vAlign w:val="center"/>
          </w:tcPr>
          <w:p w14:paraId="31D25320"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6"/>
      <w:bookmarkEnd w:id="88"/>
      <w:bookmarkEnd w:id="119"/>
    </w:tbl>
    <w:p w14:paraId="5D3133C9"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DD0F4" w14:textId="77777777" w:rsidR="002179D5" w:rsidRDefault="002179D5">
      <w:pPr>
        <w:spacing w:before="0" w:after="0" w:line="240" w:lineRule="auto"/>
      </w:pPr>
      <w:r>
        <w:separator/>
      </w:r>
    </w:p>
  </w:endnote>
  <w:endnote w:type="continuationSeparator" w:id="0">
    <w:p w14:paraId="31ABFEB3" w14:textId="77777777" w:rsidR="002179D5" w:rsidRDefault="002179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2E62" w14:textId="77777777" w:rsidR="002179D5" w:rsidRDefault="002179D5">
      <w:r>
        <w:separator/>
      </w:r>
    </w:p>
  </w:footnote>
  <w:footnote w:type="continuationSeparator" w:id="0">
    <w:p w14:paraId="49FE423E" w14:textId="77777777" w:rsidR="002179D5" w:rsidRDefault="002179D5">
      <w:r>
        <w:continuationSeparator/>
      </w:r>
    </w:p>
  </w:footnote>
  <w:footnote w:id="1">
    <w:p w14:paraId="2EB7F980"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11EA33B3"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E21CF"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C5E7C8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C2E11" w14:textId="77777777" w:rsidR="002119AF" w:rsidRPr="00A05772" w:rsidRDefault="00000000" w:rsidP="00693388">
    <w:pPr>
      <w:pStyle w:val="Header"/>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60F80513"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E793B4" w14:textId="77777777" w:rsidR="002119AF" w:rsidRPr="00A05772" w:rsidRDefault="00000000" w:rsidP="00084144">
    <w:pPr>
      <w:pStyle w:val="Header"/>
      <w:ind w:right="360"/>
    </w:pPr>
    <w:r>
      <w:t>CONTEXT-DEPENDENT EXPRESSION OF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26B3"/>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9883</Words>
  <Characters>56335</Characters>
  <Application>Microsoft Office Word</Application>
  <DocSecurity>0</DocSecurity>
  <Lines>469</Lines>
  <Paragraphs>132</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4</cp:revision>
  <dcterms:created xsi:type="dcterms:W3CDTF">2026-06-13T09:13:00Z</dcterms:created>
  <dcterms:modified xsi:type="dcterms:W3CDTF">2026-06-14T03:35:00Z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