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CB6F6" w14:textId="77777777" w:rsidR="002B6180" w:rsidRPr="004666F0" w:rsidRDefault="00000000">
      <w:pPr>
        <w:pStyle w:val="h1-pagebreak"/>
        <w:rPr>
          <w:b/>
          <w:bCs w:val="0"/>
        </w:rPr>
      </w:pPr>
      <w:r>
        <w:rPr>
          <w:b/>
          <w:bCs w:val="0"/>
        </w:rPr>
        <w:t>Abstract</w:t>
      </w:r>
    </w:p>
    <w:p w14:paraId="5073DF79" w14:textId="13B3789D" w:rsidR="002B6180" w:rsidRDefault="00000000">
      <w:pPr>
        <w:pStyle w:val="BodyText"/>
      </w:pPr>
      <w:r>
        <w:t>This study examined whether vocal acoustics could capture context-dependent expression of personality pathology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 Personality traits showed domain- and parameter-specific moderation: Negative Affectivity amplified stress-induced F0 increases during anticipatory stress, Antagonism was associated with continued F0 elevation during recovery, suggesting heterogeneity in post-stressor arousal trajectories, and Psychoticism uniquely modulated voice quality (NNE)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 indicate that multimodal ambulatory assessment, combining acoustic sensing with intensive self-report, can capture how maladaptive traits shape real-world stress responses.</w:t>
      </w:r>
    </w:p>
    <w:p w14:paraId="0850F236" w14:textId="07D863FC" w:rsidR="002B6180" w:rsidRDefault="00000000" w:rsidP="008A0051">
      <w:pPr>
        <w:pStyle w:val="BodyText"/>
        <w:ind w:firstLine="0"/>
      </w:pPr>
      <w:r>
        <w:rPr>
          <w:i/>
          <w:iCs/>
        </w:rPr>
        <w:t>Keywords:</w:t>
      </w:r>
      <w:r>
        <w:t xml:space="preserve"> ecological momentary assessment; personality pathology; PID-5; voice analysis; stress reactivity. </w:t>
      </w:r>
    </w:p>
    <w:p w14:paraId="6187B96A" w14:textId="77777777" w:rsidR="002B6180" w:rsidRPr="00FD6B8D" w:rsidRDefault="00000000">
      <w:pPr>
        <w:pStyle w:val="h1-pagebreak"/>
        <w:rPr>
          <w:b/>
          <w:bCs w:val="0"/>
        </w:rPr>
      </w:pPr>
      <w:r>
        <w:rPr>
          <w:b/>
          <w:bCs w:val="0"/>
        </w:rPr>
        <w:lastRenderedPageBreak/>
        <w:t>Quantitative Voice Analysis Reveals Context-Dependent Expression of Personality Pathology: A Bayesian Multilevel Ambulatory Assessment Study</w:t>
      </w:r>
    </w:p>
    <w:p w14:paraId="2EE0F385" w14:textId="77777777" w:rsidR="002B6180" w:rsidRDefault="00000000">
      <w:pPr>
        <w:pStyle w:val="Heading1"/>
      </w:pPr>
      <w:bookmarkStart w:id="4" w:name="introduction"/>
      <w:r>
        <w:t>Introduction</w:t>
      </w:r>
    </w:p>
    <w:p w14:paraId="06EB1142" w14:textId="0BCA2152"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0301BF96"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751F9037" w14:textId="199D12B0"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 objective, unobtrusive, and continuous indicators of stress reactivity that do not depend on introspection.</w:t>
      </w:r>
    </w:p>
    <w:p w14:paraId="56EC8D0F" w14:textId="5C651A15"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lastRenderedPageBreak/>
        <w:t>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 naturalistic speech samples, making voice acoustics a scalable, low-burden tool for ambulatory psychophysiological assessment</w:t>
      </w:r>
      <w:r>
        <w:rPr>
          <w:rStyle w:val="FootnoteReference"/>
        </w:rPr>
        <w:footnoteReference w:id="1"/>
      </w:r>
      <w:r>
        <w:t>.</w:t>
      </w:r>
    </w:p>
    <w:p w14:paraId="4BEC6B9D"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47E946D8" w14:textId="2363FFF3"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r>
      <w:r>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5B4F9A05" w14:textId="25D389D2"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17D48B95" w14:textId="232323E3"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 objective, physiology-linked vocal indicators, (c) and it enables domain-specific tests of how personality pathology moderates both acute stress reactivity and post-stressor recovery.</w:t>
      </w:r>
    </w:p>
    <w:p w14:paraId="4FFB9DD5" w14:textId="7EA6C2F8" w:rsidR="002B6180" w:rsidRDefault="00000000">
      <w:pPr>
        <w:pStyle w:val="BodyText"/>
      </w:pPr>
      <w:r>
        <w:t>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02E2D1E5" w14:textId="79BE99DC" w:rsidR="002B6180" w:rsidRDefault="00000000">
      <w:pPr>
        <w:pStyle w:val="BodyText"/>
      </w:pPr>
      <w:r>
        <w:t xml:space="preserve">Regarding moderation by personality pathology traits, we adopted a largely exploratory approach. The general implications for stress physiology outlined above—differential autonomic </w:t>
      </w:r>
      <w:r>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529AE5AE"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r>
      <w:r>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1B6A137D"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 objective, low-burden index of stress reactivity, tests core predictions of transactional models in daily life, and moves the field beyond static, decontextualized trait assessment toward a dynamic, situated understanding of maladaptive personality processes.</w:t>
      </w:r>
    </w:p>
    <w:p w14:paraId="4F7A73A2" w14:textId="77777777" w:rsidR="002B6180" w:rsidRDefault="00000000">
      <w:pPr>
        <w:pStyle w:val="Heading1"/>
      </w:pPr>
      <w:bookmarkStart w:id="5" w:name="methods"/>
      <w:bookmarkEnd w:id="4"/>
      <w:r>
        <w:t>Methods</w:t>
      </w:r>
    </w:p>
    <w:p w14:paraId="27B2E3CC" w14:textId="77777777" w:rsidR="002B6180" w:rsidRDefault="00000000">
      <w:pPr>
        <w:pStyle w:val="Heading2"/>
      </w:pPr>
      <w:bookmarkStart w:id="6" w:name="participants"/>
      <w:r>
        <w:t>Participants</w:t>
      </w:r>
    </w:p>
    <w:p w14:paraId="14D9C9B3" w14:textId="3F5F27E2"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 males and females (approximately 100 Hz lower in males) due to anatomical differences in vocal fold length and mass, making direct comparison problematic without large samples or complex statistical controls.</w:t>
      </w:r>
    </w:p>
    <w:p w14:paraId="77B97255" w14:textId="521E8630"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r>
      <w:r>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7" w:name="design-and-procedure"/>
      <w:bookmarkEnd w:id="6"/>
    </w:p>
    <w:p w14:paraId="20640C56" w14:textId="77777777" w:rsidR="008062ED" w:rsidRPr="00CA4080" w:rsidRDefault="008062ED" w:rsidP="008062ED">
      <w:pPr>
        <w:pStyle w:val="BodyText"/>
        <w:ind w:firstLine="0"/>
        <w:rPr>
          <w:lang w:val="en-GB"/>
        </w:rPr>
      </w:pPr>
      <w:r>
        <w:rPr>
          <w:b/>
          <w:bCs/>
          <w:lang w:val="en-GB"/>
        </w:rPr>
        <w:t>Design and Procedure</w:t>
      </w:r>
    </w:p>
    <w:p w14:paraId="3939F079"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7ECB1264"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4F8D8E9F"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04A55331"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5A530EEE" w14:textId="52480375"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r>
      <w:r>
        <w:lastRenderedPageBreak/>
        <w:t>momentary assessments (EMA) via smartphone application, yielding an average of 27.0 EMA observations per participant (range: 12–31). The study was not preregistered.</w:t>
      </w:r>
    </w:p>
    <w:p w14:paraId="6B3D9465" w14:textId="77777777" w:rsidR="002B6180" w:rsidRDefault="00000000" w:rsidP="00AC7DE7">
      <w:pPr>
        <w:pStyle w:val="Heading2"/>
      </w:pPr>
      <w:bookmarkStart w:id="8" w:name="measures"/>
      <w:bookmarkEnd w:id="7"/>
      <w:r>
        <w:t>Measures</w:t>
      </w:r>
    </w:p>
    <w:p w14:paraId="02FEFCBC" w14:textId="5F79D06C"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32288961" w14:textId="6F62DB02" w:rsidR="002B6180" w:rsidRDefault="00000000" w:rsidP="00AC7DE7">
      <w:pPr>
        <w:pStyle w:val="FirstParagraph"/>
      </w:pPr>
      <w:bookmarkStart w:id="9"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582B2574" w14:textId="39D946FE"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t>
      </w:r>
    </w:p>
    <w:p w14:paraId="0A48BD78" w14:textId="526CB75C"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r>
      <w:r>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23994E68"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4B61ACE5"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1B129D52" w14:textId="3A0F9438" w:rsidR="00F40FFE" w:rsidRDefault="00F40FFE" w:rsidP="00CB1494">
      <w:pPr>
        <w:pStyle w:val="Heading3"/>
        <w:framePr w:wrap="auto" w:vAnchor="margin" w:yAlign="inline"/>
        <w:spacing w:line="480" w:lineRule="auto"/>
        <w:ind w:firstLine="0"/>
        <w:rPr>
          <w:i/>
          <w:iCs/>
        </w:rPr>
      </w:pPr>
      <w:r>
        <w:rPr>
          <w:i/>
          <w:iCs/>
        </w:rPr>
        <w:t>Voice Recordings</w:t>
      </w:r>
    </w:p>
    <w:p w14:paraId="08217D85" w14:textId="5B2EBDE2"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p>
    <w:p w14:paraId="61B6DE9B" w14:textId="77777777" w:rsidR="002B6180" w:rsidRDefault="00000000" w:rsidP="00F40FFE">
      <w:pPr>
        <w:pStyle w:val="BodyText"/>
      </w:pPr>
      <w:bookmarkStart w:id="10" w:name="voice-recordings"/>
      <w:bookmarkEnd w:id="9"/>
      <w:r>
        <w:rPr>
          <w:b/>
          <w:bCs/>
        </w:rPr>
        <w:t>Stimuli.</w:t>
      </w:r>
      <w:r>
        <w:t xml:space="preserve"> The recording protocol included the following tasks: </w:t>
      </w:r>
    </w:p>
    <w:p w14:paraId="3F86D7F8" w14:textId="1AEAE696" w:rsidR="002B6180" w:rsidRDefault="00000000" w:rsidP="00F40FFE">
      <w:pPr>
        <w:pStyle w:val="Compact"/>
        <w:numPr>
          <w:ilvl w:val="0"/>
          <w:numId w:val="25"/>
        </w:numPr>
        <w:spacing w:line="480" w:lineRule="auto"/>
      </w:pPr>
      <w:r>
        <w:lastRenderedPageBreak/>
        <w:t>Three repetitions of sustained Italian cardinal vowels (/a/, /i/, /u/), each held for a minimum of 3s.</w:t>
      </w:r>
    </w:p>
    <w:p w14:paraId="33182202" w14:textId="77777777" w:rsidR="002B6180" w:rsidRDefault="00000000" w:rsidP="00F40FFE">
      <w:pPr>
        <w:pStyle w:val="Compact"/>
        <w:numPr>
          <w:ilvl w:val="0"/>
          <w:numId w:val="25"/>
        </w:numPr>
        <w:spacing w:line="480" w:lineRule="auto"/>
      </w:pPr>
      <w:r>
        <w:t>A coarticulation task consisting of counting aloud from 1 to 10 in Italian.</w:t>
      </w:r>
    </w:p>
    <w:p w14:paraId="3FDD6332"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034DB1F9" w14:textId="7C687CCB" w:rsidR="009A6D26" w:rsidRPr="009A6D26" w:rsidRDefault="00F40FFE" w:rsidP="009A6D26">
      <w:pPr>
        <w:pStyle w:val="Heading3"/>
        <w:framePr w:wrap="auto" w:vAnchor="margin" w:yAlign="inline"/>
        <w:spacing w:line="480" w:lineRule="auto"/>
        <w:rPr>
          <w:b w:val="0"/>
          <w:bCs w:val="0"/>
        </w:rPr>
      </w:pPr>
      <w:bookmarkStart w:id="11" w:name="acoustic-feature-extraction"/>
      <w:bookmarkEnd w:id="10"/>
      <w:r>
        <w:t xml:space="preserve">Acoustic Feature Extraction. </w:t>
      </w:r>
      <w:r>
        <w:rPr>
          <w:b w:val="0"/>
          <w:bCs w:val="0"/>
        </w:rPr>
        <w:t>Acoustic features were extracted from traditional phonatory parameters derived from sustained vowel phonations. Although the recording protocol also included connected speech tasks (counting and a standardized sentence), the present analyses focused exclusively on sustained vowel productions. Sustained vowels provide a quasi-stationary signal that allows reliable extraction of cycle-to-cycle perturbation measures (jitter, shimmer) and noise parameters, minimizing confounds introduced by articulatory transitions and prosodic variation (Titze, 1994). Analyses of the connected speech samples are planned for future work.</w:t>
      </w:r>
    </w:p>
    <w:p w14:paraId="589A36F2" w14:textId="125F648F"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2F3AD36F" w14:textId="77777777" w:rsidR="002B6180" w:rsidRDefault="00000000">
      <w:pPr>
        <w:pStyle w:val="BodyText"/>
      </w:pPr>
      <w:r>
        <w:rPr>
          <w:b/>
          <w:bCs/>
        </w:rPr>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w:t>
      </w:r>
      <w:r>
        <w:lastRenderedPageBreak/>
        <w:t>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7ECE03EA" w14:textId="6524C731"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53A98DF" w14:textId="6FDE1BED"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w:t>
      </w:r>
      <w:r>
        <w:lastRenderedPageBreak/>
        <w:t>formant frequencies, spectral tilt, speech rate) were not examined, as they are more strongly influenced by linguistic and articulatory factors than by the phonatory physiology most directly affected by autonomic stress responses.</w:t>
      </w:r>
    </w:p>
    <w:p w14:paraId="0AB50D03" w14:textId="77777777" w:rsidR="00EE40D4" w:rsidRDefault="00EE40D4" w:rsidP="00EE40D4">
      <w:pPr>
        <w:pStyle w:val="Heading2"/>
      </w:pPr>
      <w:r>
        <w:t>Data Quality</w:t>
      </w:r>
    </w:p>
    <w:p w14:paraId="234C8303" w14:textId="7C0B2441" w:rsidR="002B6180" w:rsidRDefault="00EE40D4" w:rsidP="00EE40D4">
      <w:pPr>
        <w:pStyle w:val="BodyText"/>
      </w:pPr>
      <w:r>
        <w:rPr>
          <w:b/>
          <w:bCs/>
        </w:rPr>
        <w:t xml:space="preserve">EMA Compliance and Quality Control. </w:t>
      </w:r>
      <w:r>
        <w:t>EMA data quality was ensured by applying compliance and quality control criteria prior to analysis. Participants with fewer than 5 assessments were excluded. Additional checks targeted careless responding, including insufficient within-subject variability and atypical response patterns (e.g., excessive use of scale endpoints).</w:t>
      </w:r>
      <w:bookmarkStart w:id="12" w:name="data-quality"/>
      <w:bookmarkStart w:id="13" w:name="ema-compliance-and-quality-control"/>
      <w:bookmarkEnd w:id="8"/>
      <w:bookmarkEnd w:id="11"/>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549EE69B" w14:textId="659297C8" w:rsidR="002B6180" w:rsidRDefault="00000000" w:rsidP="004E02DE">
      <w:pPr>
        <w:pStyle w:val="Heading2"/>
      </w:pPr>
      <w:bookmarkStart w:id="14" w:name="convergent-validity-of-ema-measures"/>
      <w:bookmarkEnd w:id="12"/>
      <w:bookmarkEnd w:id="13"/>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6F019841" w14:textId="77777777" w:rsidR="002B6180" w:rsidRDefault="00000000">
      <w:pPr>
        <w:pStyle w:val="Heading2"/>
      </w:pPr>
      <w:bookmarkStart w:id="15" w:name="statistical-analysis"/>
      <w:bookmarkEnd w:id="14"/>
      <w:r>
        <w:t>Statistical Analysis</w:t>
      </w:r>
    </w:p>
    <w:p w14:paraId="2B3AEE8D" w14:textId="025F1535" w:rsidR="002B6180" w:rsidRDefault="00000000">
      <w:pPr>
        <w:pStyle w:val="FirstParagraph"/>
      </w:pPr>
      <w:r>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0EDE5125" w14:textId="77777777" w:rsidR="002B6180" w:rsidRDefault="00000000">
      <w:pPr>
        <w:pStyle w:val="BodyText"/>
      </w:pPr>
      <w:r>
        <w:t xml:space="preserve">Individual differences in personality were modeled as latent traits derived from repeated EMA assessments of the five PID-5 domains. A multivariate measurement model was used to </w:t>
      </w:r>
      <w:r>
        <w:lastRenderedPageBreak/>
        <w:t>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01DBBB95" w14:textId="5B68CB9F" w:rsidR="002B6180" w:rsidRDefault="00000000">
      <w:pPr>
        <w:pStyle w:val="BodyText"/>
      </w:pPr>
      <w:r>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0B49E91A" w14:textId="710BE990"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(2,00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For models with convergence difficulties, we increased iterations or simplified random effects structures.</w:t>
      </w:r>
    </w:p>
    <w:p w14:paraId="7E085BE3" w14:textId="1C44F1AB" w:rsidR="00F50C2B" w:rsidRPr="00F25B31" w:rsidRDefault="00F50C2B" w:rsidP="00F50C2B">
      <w:pPr>
        <w:spacing w:line="360" w:lineRule="auto"/>
        <w:ind w:firstLine="680"/>
        <w:rPr>
          <w:color w:val="EE0000"/>
        </w:rPr>
      </w:pPr>
      <w:r>
        <w:rPr>
          <w:b/>
          <w:bCs/>
        </w:rPr>
        <w:t>Inference</w:t>
      </w:r>
      <w:r>
        <w:t xml:space="preserve">. </w:t>
      </w:r>
      <w:r w:rsidRPr="00F25B31">
        <w:rPr>
          <w:color w:val="EE0000"/>
        </w:rPr>
        <w:t>All analyses are Bayesian, and we report and interpret full posterior</w:t>
      </w:r>
    </w:p>
    <w:p w14:paraId="21BA110C" w14:textId="77777777" w:rsidR="00F50C2B" w:rsidRPr="00F25B31" w:rsidRDefault="00F50C2B" w:rsidP="00F50C2B">
      <w:pPr>
        <w:spacing w:line="360" w:lineRule="auto"/>
        <w:rPr>
          <w:color w:val="EE0000"/>
        </w:rPr>
      </w:pPr>
      <w:r w:rsidRPr="00F25B31">
        <w:rPr>
          <w:color w:val="EE0000"/>
        </w:rPr>
        <w:t>distributions rather than dichotomous test outcomes. For each parameter we report the</w:t>
      </w:r>
    </w:p>
    <w:p w14:paraId="7A2CBD51" w14:textId="77777777" w:rsidR="00F50C2B" w:rsidRPr="00F25B31" w:rsidRDefault="00F50C2B" w:rsidP="00F50C2B">
      <w:pPr>
        <w:spacing w:line="360" w:lineRule="auto"/>
        <w:rPr>
          <w:color w:val="EE0000"/>
        </w:rPr>
      </w:pPr>
      <w:r w:rsidRPr="00F25B31">
        <w:rPr>
          <w:color w:val="EE0000"/>
        </w:rPr>
        <w:t>posterior median, the probability of direction (</w:t>
      </w:r>
      <w:r w:rsidRPr="00F25B31">
        <w:rPr>
          <w:i/>
          <w:iCs/>
          <w:color w:val="EE0000"/>
        </w:rPr>
        <w:t>pd</w:t>
      </w:r>
      <w:r w:rsidRPr="00F25B31">
        <w:rPr>
          <w:color w:val="EE0000"/>
        </w:rPr>
        <w:t>; the posterior probability that the</w:t>
      </w:r>
    </w:p>
    <w:p w14:paraId="2167C2F7" w14:textId="77777777" w:rsidR="00F50C2B" w:rsidRPr="00F25B31" w:rsidRDefault="00F50C2B" w:rsidP="00F50C2B">
      <w:pPr>
        <w:spacing w:line="360" w:lineRule="auto"/>
        <w:rPr>
          <w:color w:val="EE0000"/>
        </w:rPr>
      </w:pPr>
      <w:r w:rsidRPr="00F25B31">
        <w:rPr>
          <w:color w:val="EE0000"/>
        </w:rPr>
        <w:t xml:space="preserve">parameter takes its more probable sign), and an 89% equal-tailed credible interval. The </w:t>
      </w:r>
      <w:r w:rsidRPr="00F25B31">
        <w:rPr>
          <w:i/>
          <w:iCs/>
          <w:color w:val="EE0000"/>
        </w:rPr>
        <w:t>pd</w:t>
      </w:r>
    </w:p>
    <w:p w14:paraId="24AF3ED8" w14:textId="77777777" w:rsidR="00F50C2B" w:rsidRPr="00F25B31" w:rsidRDefault="00F50C2B" w:rsidP="00F50C2B">
      <w:pPr>
        <w:spacing w:line="360" w:lineRule="auto"/>
        <w:rPr>
          <w:color w:val="EE0000"/>
        </w:rPr>
      </w:pPr>
      <w:r w:rsidRPr="00F25B31">
        <w:rPr>
          <w:color w:val="EE0000"/>
        </w:rPr>
        <w:t>is our primary index of evidence and is interpreted as a continuous measure of directional</w:t>
      </w:r>
    </w:p>
    <w:p w14:paraId="720AB863" w14:textId="77777777" w:rsidR="00F50C2B" w:rsidRPr="00F25B31" w:rsidRDefault="00F50C2B" w:rsidP="00F50C2B">
      <w:pPr>
        <w:spacing w:line="360" w:lineRule="auto"/>
        <w:rPr>
          <w:color w:val="EE0000"/>
        </w:rPr>
      </w:pPr>
      <w:r w:rsidRPr="00F25B31">
        <w:rPr>
          <w:color w:val="EE0000"/>
        </w:rPr>
        <w:t>certainty, not as a threshold to be crossed; it is a probability statement about the</w:t>
      </w:r>
    </w:p>
    <w:p w14:paraId="20509897" w14:textId="77777777" w:rsidR="00F50C2B" w:rsidRPr="00F25B31" w:rsidRDefault="00F50C2B" w:rsidP="00F50C2B">
      <w:pPr>
        <w:spacing w:line="360" w:lineRule="auto"/>
        <w:rPr>
          <w:color w:val="EE0000"/>
        </w:rPr>
      </w:pPr>
      <w:r w:rsidRPr="00F25B31">
        <w:rPr>
          <w:color w:val="EE0000"/>
        </w:rPr>
        <w:t>parameter that has no frequentist counterpart (Makowski et al., 2019; McElreath, 2020). The</w:t>
      </w:r>
    </w:p>
    <w:p w14:paraId="4EFA9E9D" w14:textId="46FC75D1" w:rsidR="00F50C2B" w:rsidRPr="00F25B31" w:rsidRDefault="00F50C2B" w:rsidP="00F50C2B">
      <w:pPr>
        <w:spacing w:line="360" w:lineRule="auto"/>
        <w:rPr>
          <w:color w:val="EE0000"/>
        </w:rPr>
      </w:pPr>
      <w:r w:rsidRPr="00F25B31">
        <w:rPr>
          <w:color w:val="EE0000"/>
        </w:rPr>
        <w:t xml:space="preserve">credible interval summarizes uncertainty about the </w:t>
      </w:r>
      <w:r w:rsidRPr="00F25B31">
        <w:rPr>
          <w:i/>
          <w:iCs/>
          <w:color w:val="EE0000"/>
        </w:rPr>
        <w:t>magnitude</w:t>
      </w:r>
      <w:r w:rsidRPr="00F25B31">
        <w:rPr>
          <w:color w:val="EE0000"/>
        </w:rPr>
        <w:t xml:space="preserve"> of an effect and is not used</w:t>
      </w:r>
    </w:p>
    <w:p w14:paraId="7FA3CAFE" w14:textId="77777777" w:rsidR="00F50C2B" w:rsidRPr="00F25B31" w:rsidRDefault="00F50C2B" w:rsidP="00F50C2B">
      <w:pPr>
        <w:spacing w:line="360" w:lineRule="auto"/>
        <w:rPr>
          <w:color w:val="EE0000"/>
        </w:rPr>
      </w:pPr>
      <w:r w:rsidRPr="00F25B31">
        <w:rPr>
          <w:color w:val="EE0000"/>
        </w:rPr>
        <w:t>as a significance test — its inclusion or exclusion of zero carries no special status, and</w:t>
      </w:r>
    </w:p>
    <w:p w14:paraId="49AF69EF" w14:textId="77777777" w:rsidR="00F50C2B" w:rsidRPr="00F25B31" w:rsidRDefault="00F50C2B" w:rsidP="00F50C2B">
      <w:pPr>
        <w:spacing w:line="360" w:lineRule="auto"/>
        <w:rPr>
          <w:color w:val="EE0000"/>
        </w:rPr>
      </w:pPr>
      <w:r w:rsidRPr="00F25B31">
        <w:rPr>
          <w:color w:val="EE0000"/>
        </w:rPr>
        <w:lastRenderedPageBreak/>
        <w:t>the 89% width is an explicitly arbitrary descriptive choice (McElreath, 2020). We interpret</w:t>
      </w:r>
    </w:p>
    <w:p w14:paraId="697FD2CF" w14:textId="77777777" w:rsidR="00F50C2B" w:rsidRPr="00F25B31" w:rsidRDefault="00F50C2B" w:rsidP="00F50C2B">
      <w:pPr>
        <w:spacing w:line="360" w:lineRule="auto"/>
        <w:rPr>
          <w:color w:val="EE0000"/>
        </w:rPr>
      </w:pPr>
      <w:r w:rsidRPr="00F25B31">
        <w:rPr>
          <w:color w:val="EE0000"/>
        </w:rPr>
        <w:t>the overall pattern of directional evidence across parameters rather than the status of any</w:t>
      </w:r>
    </w:p>
    <w:p w14:paraId="67C738FF" w14:textId="77777777" w:rsidR="00F50C2B" w:rsidRPr="00F25B31" w:rsidRDefault="00F50C2B" w:rsidP="00F50C2B">
      <w:pPr>
        <w:spacing w:line="360" w:lineRule="auto"/>
        <w:rPr>
          <w:color w:val="EE0000"/>
        </w:rPr>
      </w:pPr>
      <w:r w:rsidRPr="00F25B31">
        <w:rPr>
          <w:color w:val="EE0000"/>
        </w:rPr>
        <w:t>single estimate and, because the present sample constrains effect magnitudes only loosely</w:t>
      </w:r>
    </w:p>
    <w:p w14:paraId="60E27AC2" w14:textId="7438F577" w:rsidR="00F50C2B" w:rsidRPr="00F25B31" w:rsidRDefault="00F50C2B" w:rsidP="00F50C2B">
      <w:pPr>
        <w:spacing w:line="360" w:lineRule="auto"/>
        <w:rPr>
          <w:color w:val="EE0000"/>
        </w:rPr>
      </w:pPr>
      <w:r w:rsidRPr="00F25B31">
        <w:rPr>
          <w:color w:val="EE0000"/>
        </w:rPr>
        <w:t xml:space="preserve">(Supplement, </w:t>
      </w:r>
      <w:r w:rsidRPr="00F25B31">
        <w:rPr>
          <w:i/>
          <w:iCs/>
          <w:color w:val="EE0000"/>
        </w:rPr>
        <w:t>Prior-Sensitivity Analysis</w:t>
      </w:r>
      <w:r w:rsidRPr="00F25B31">
        <w:rPr>
          <w:color w:val="EE0000"/>
        </w:rPr>
        <w:t>), we foreground the direction and strength of</w:t>
      </w:r>
    </w:p>
    <w:p w14:paraId="6B8C426F" w14:textId="77777777" w:rsidR="00F50C2B" w:rsidRPr="00F25B31" w:rsidRDefault="00F50C2B" w:rsidP="00F50C2B">
      <w:pPr>
        <w:spacing w:line="360" w:lineRule="auto"/>
        <w:rPr>
          <w:color w:val="EE0000"/>
        </w:rPr>
      </w:pPr>
      <w:r w:rsidRPr="00F25B31">
        <w:rPr>
          <w:color w:val="EE0000"/>
        </w:rPr>
        <w:t>associations over their precise size. Full details of the inferential framework are given</w:t>
      </w:r>
    </w:p>
    <w:p w14:paraId="1D698B4D" w14:textId="1B3B0DFE" w:rsidR="00BE3EE6" w:rsidRPr="00F25B31" w:rsidRDefault="00F50C2B" w:rsidP="00F50C2B">
      <w:pPr>
        <w:spacing w:line="360" w:lineRule="auto"/>
        <w:rPr>
          <w:color w:val="EE0000"/>
        </w:rPr>
      </w:pPr>
      <w:r w:rsidRPr="00F25B31">
        <w:rPr>
          <w:color w:val="EE0000"/>
        </w:rPr>
        <w:t>in the Supplement.</w:t>
      </w:r>
    </w:p>
    <w:p w14:paraId="53220D6B" w14:textId="6D7B693D"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8" w:history="1">
        <w:r>
          <w:rPr>
            <w:rStyle w:val="Hyperlink"/>
            <w:b w:val="0"/>
            <w:bCs w:val="0"/>
          </w:rPr>
          <w:t>https://osf.io/cfasv/overview?view_only=871dcb5155b04b3ba17bc74c82e5cfb1</w:t>
        </w:r>
      </w:hyperlink>
      <w:r>
        <w:rPr>
          <w:b w:val="0"/>
          <w:bCs w:val="0"/>
        </w:rPr>
        <w:t xml:space="preserve">.  </w:t>
      </w:r>
    </w:p>
    <w:p w14:paraId="1E313FE5" w14:textId="77777777" w:rsidR="002B6180" w:rsidRDefault="00000000" w:rsidP="00F50C2B">
      <w:pPr>
        <w:pStyle w:val="Heading1"/>
        <w:spacing w:line="360" w:lineRule="auto"/>
      </w:pPr>
      <w:bookmarkStart w:id="16" w:name="results"/>
      <w:bookmarkEnd w:id="5"/>
      <w:bookmarkEnd w:id="15"/>
      <w:r>
        <w:t>Results</w:t>
      </w:r>
    </w:p>
    <w:p w14:paraId="626D033D" w14:textId="77777777" w:rsidR="002B6180" w:rsidRDefault="00000000" w:rsidP="00F50C2B">
      <w:pPr>
        <w:pStyle w:val="Heading2"/>
        <w:spacing w:line="360" w:lineRule="auto"/>
      </w:pPr>
      <w:bookmarkStart w:id="17" w:name="Xdede64faa58003e134696d27a9f7d3e2efa32c6"/>
      <w:r>
        <w:t>Main Effects of Exam-Related Stress on Vocal Acoustics</w:t>
      </w:r>
    </w:p>
    <w:p w14:paraId="0B222D34" w14:textId="561243A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392CE8E6" w14:textId="784C5759"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w:t>
      </w:r>
      <w:r>
        <w:lastRenderedPageBreak/>
        <w:t>immediately before the exam and then declining slightly to 192.5 Hz (</w:t>
      </w:r>
      <w:r>
        <w:rPr>
          <w:i/>
          <w:iCs/>
        </w:rPr>
        <w:t>SD</w:t>
      </w:r>
      <w:r>
        <w:t xml:space="preserve"> = 23.6) following the exam. The hierarchical model confirmed robust stress-related elevation.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18" w:author="Claude" w:date="2026-06-13T00:00:00Z">
        <w:r>
          <w:delText>0.81, 5.71</w:delText>
        </w:r>
      </w:del>
      <w:ins w:id="19"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20" w:author="Claude" w:date="2026-06-13T00:00:00Z">
        <w:r>
          <w:delText>-2.34, 2.59</w:delText>
        </w:r>
      </w:del>
      <w:ins w:id="21"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0AEFA490" w14:textId="7258931C"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22" w:author="Claude" w:date="2026-06-13T00:00:00Z">
        <w:r>
          <w:delText>17.68, 22.44</w:delText>
        </w:r>
      </w:del>
      <w:ins w:id="23" w:author="Claude" w:date="2026-06-13T00:00:00Z">
        <w:r>
          <w:t>18.07, 21.95</w:t>
        </w:r>
      </w:ins>
      <w:r>
        <w:t xml:space="preserve">]),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24" w:author="Claude" w:date="2026-06-13T00:00:00Z">
        <w:r>
          <w:delText>0.04, 4.45</w:delText>
        </w:r>
      </w:del>
      <w:ins w:id="25" w:author="Claude" w:date="2026-06-13T00:00:00Z">
        <w:r>
          <w:t>0.09, 3.74</w:t>
        </w:r>
      </w:ins>
      <w:r>
        <w:t xml:space="preserve">]), indicating modest heterogeneity in stress reactivity after accounting for personality moderation (see below). Residual variability within individuals was </w:t>
      </w:r>
      <m:oMath>
        <m:r>
          <w:rPr>
            <w:rFonts w:ascii="Cambria Math" w:hAnsi="Cambria Math"/>
          </w:rPr>
          <m:t>σ</m:t>
        </m:r>
      </m:oMath>
      <w:r>
        <w:t xml:space="preserve"> = 9.10 Hz (89% CrI [</w:t>
      </w:r>
      <w:del w:id="26" w:author="Claude" w:date="2026-06-13T00:00:00Z">
        <w:r>
          <w:delText>8.34, 9.96</w:delText>
        </w:r>
      </w:del>
      <w:ins w:id="27" w:author="Claude" w:date="2026-06-13T00:00:00Z">
        <w:r>
          <w:t>8.48, 9.79</w:t>
        </w:r>
      </w:ins>
      <w:r>
        <w:t>]).</w:t>
      </w:r>
    </w:p>
    <w:p w14:paraId="2688D618" w14:textId="1067F822"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28" w:author="Claude" w:date="2026-06-13T00:00:00Z">
        <w:r>
          <w:delText>-27.28, -26.47</w:delText>
        </w:r>
      </w:del>
      <w:ins w:id="29" w:author="Claude" w:date="2026-06-13T00:00:00Z">
        <w:r>
          <w:t>−27.20, −26.53</w:t>
        </w:r>
      </w:ins>
      <w:r>
        <w:t xml:space="preserve">]). The stress contrast showed a robust negative effect: NNE decreased by </w:t>
      </w:r>
      <w:del w:id="30" w:author="Claude" w:date="2026-06-13T00:00:00Z">
        <w:r>
          <w:delText>0.79 dB (</w:delText>
        </w:r>
      </w:del>
      <w:ins w:id="31" w:author="Claude" w:date="2026-06-13T00:00:00Z">
        <w:r>
          <w:t xml:space="preserve">0.65 </w:t>
        </w:r>
        <w:r>
          <w:lastRenderedPageBreak/>
          <w:t>dB (</w:t>
        </w:r>
      </w:ins>
      <w:r>
        <w:rPr>
          <w:i/>
          <w:iCs/>
        </w:rPr>
        <w:t>MAD</w:t>
      </w:r>
      <w:r>
        <w:t xml:space="preserve"> = </w:t>
      </w:r>
      <w:del w:id="32" w:author="Claude" w:date="2026-06-13T00:00:00Z">
        <w:r>
          <w:delText>0.31</w:delText>
        </w:r>
      </w:del>
      <w:ins w:id="33" w:author="Claude" w:date="2026-06-13T00:00:00Z">
        <w:r>
          <w:t>0.28</w:t>
        </w:r>
      </w:ins>
      <w:r>
        <w:t>, 89% CrI [</w:t>
      </w:r>
      <w:del w:id="34" w:author="Claude" w:date="2026-06-13T00:00:00Z">
        <w:r>
          <w:delText>-1.30, -0.30</w:delText>
        </w:r>
      </w:del>
      <w:ins w:id="35"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36" w:author="Claude" w:date="2026-06-13T00:00:00Z">
        <w:r>
          <w:delText>-0.19</w:delText>
        </w:r>
      </w:del>
      <w:ins w:id="37" w:author="Claude" w:date="2026-06-13T00:00:00Z">
        <w:r>
          <w:t>−0.22</w:t>
        </w:r>
      </w:ins>
      <w:r>
        <w:t xml:space="preserve"> dB (</w:t>
      </w:r>
      <w:r>
        <w:rPr>
          <w:i/>
          <w:iCs/>
        </w:rPr>
        <w:t>MAD</w:t>
      </w:r>
      <w:r>
        <w:t xml:space="preserve"> = </w:t>
      </w:r>
      <w:del w:id="38" w:author="Claude" w:date="2026-06-13T00:00:00Z">
        <w:r>
          <w:delText>0.30</w:delText>
        </w:r>
      </w:del>
      <w:ins w:id="39" w:author="Claude" w:date="2026-06-13T00:00:00Z">
        <w:r>
          <w:t>0.28</w:t>
        </w:r>
      </w:ins>
      <w:r>
        <w:t>, 89% CrI [</w:t>
      </w:r>
      <w:del w:id="40" w:author="Claude" w:date="2026-06-13T00:00:00Z">
        <w:r>
          <w:delText>-0.69, 0.31</w:delText>
        </w:r>
      </w:del>
      <w:ins w:id="41" w:author="Claude" w:date="2026-06-13T00:00:00Z">
        <w:r>
          <w:t>−0.67, 0.23</w:t>
        </w:r>
      </w:ins>
      <w:r>
        <w:t xml:space="preserve">]). </w:t>
      </w:r>
      <w:del w:id="42" w:author="Claude" w:date="2026-06-13T00:00:00Z">
        <w:r>
          <w:delText>The 89% CrI includes zero and the directional probability is weak (</w:delText>
        </w:r>
      </w:del>
      <w:ins w:id="43"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44" w:author="Claude" w:date="2026-06-13T00:00:00Z">
        <w:r>
          <w:delText>1.85, 2.46</w:delText>
        </w:r>
      </w:del>
      <w:ins w:id="45"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46" w:author="Claude" w:date="2026-06-13T00:00:00Z">
        <w:r>
          <w:delText>0.06, 1.56</w:delText>
        </w:r>
      </w:del>
      <w:ins w:id="47" w:author="Claude" w:date="2026-06-13T00:00:00Z">
        <w:r>
          <w:t>0.06, 1.54</w:t>
        </w:r>
      </w:ins>
      <w:r>
        <w:t xml:space="preserve">]). Residual variability was </w:t>
      </w:r>
      <m:oMath>
        <m:r>
          <w:rPr>
            <w:rFonts w:ascii="Cambria Math" w:hAnsi="Cambria Math"/>
          </w:rPr>
          <m:t>σ</m:t>
        </m:r>
      </m:oMath>
      <w:r>
        <w:t xml:space="preserve"> = </w:t>
      </w:r>
      <w:del w:id="48" w:author="Claude" w:date="2026-06-13T00:00:00Z">
        <w:r>
          <w:delText>1.98</w:delText>
        </w:r>
      </w:del>
      <w:ins w:id="49" w:author="Claude" w:date="2026-06-13T00:00:00Z">
        <w:r>
          <w:t>1.96</w:t>
        </w:r>
      </w:ins>
      <w:r>
        <w:t xml:space="preserve"> dB (89% CrI [</w:t>
      </w:r>
      <w:del w:id="50" w:author="Claude" w:date="2026-06-13T00:00:00Z">
        <w:r>
          <w:delText>1.78, 2.17</w:delText>
        </w:r>
      </w:del>
      <w:ins w:id="51" w:author="Claude" w:date="2026-06-13T00:00:00Z">
        <w:r>
          <w:t>1.79, 2.16</w:t>
        </w:r>
      </w:ins>
      <w:r>
        <w:t>]).</w:t>
      </w:r>
    </w:p>
    <w:p w14:paraId="6A8A2FE2" w14:textId="77777777" w:rsidR="002B6180"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directional evidence (pd ≥ .99 for both F0 and NNE stress contrasts) underscore the robustness of these vocal signatures of stress. In contrast, recovery effects showed weaker directional evidence for both parameters.</w:t>
      </w:r>
    </w:p>
    <w:p w14:paraId="525BD0C9" w14:textId="77777777" w:rsidR="002B6180" w:rsidRDefault="00000000">
      <w:pPr>
        <w:pStyle w:val="Heading2"/>
      </w:pPr>
      <w:bookmarkStart w:id="52" w:name="Xb164bac5e943b641e774e18bac4cb850fb38e56"/>
      <w:bookmarkEnd w:id="17"/>
      <w:r>
        <w:t>Personality Moderation of Vocal Stress Responses</w:t>
      </w:r>
    </w:p>
    <w:p w14:paraId="27658723"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7CFE1491" w14:textId="740B9108" w:rsidR="002B6180" w:rsidRDefault="00000000">
      <w:pPr>
        <w:pStyle w:val="BodyText"/>
      </w:pPr>
      <w:r>
        <w:rPr>
          <w:b/>
          <w:bCs/>
        </w:rPr>
        <w:lastRenderedPageBreak/>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 clear evidence of moderation: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53" w:author="Claude" w:date="2026-06-13T00:00:00Z">
        <w:r>
          <w:delText>0.37, 5.89</w:delText>
        </w:r>
      </w:del>
      <w:ins w:id="54" w:author="Claude" w:date="2026-06-13T00:00:00Z">
        <w:r>
          <w:t>0.45, 5.84</w:t>
        </w:r>
      </w:ins>
      <w:r>
        <w:t xml:space="preserve">], pd = 0.97). This effect indicates that individuals higher in emotional reactivity and stress sensitivity (Negative Affect) exhibited stronger vocal arousal responses during anticipatory stress. No other stress-phase moderation effects showed meaningful Bayesian evidence. Detachment and Disinhibition exhibited no credible stress-phase moderation (pd= </w:t>
      </w:r>
      <w:del w:id="55" w:author="Claude" w:date="2026-06-13T00:00:00Z">
        <w:r>
          <w:delText>0.59 and 0.64</w:delText>
        </w:r>
      </w:del>
      <w:ins w:id="56"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−2.02 Hz, pd = 0.88), whereas Disinhibition showed no meaningful effect (pd = </w:t>
      </w:r>
      <w:del w:id="57" w:author="Claude" w:date="2026-06-13T00:00:00Z">
        <w:r>
          <w:delText>0.67</w:delText>
        </w:r>
      </w:del>
      <w:ins w:id="58" w:author="Claude" w:date="2026-06-13T00:00:00Z">
        <w:r>
          <w:t>0.54</w:t>
        </w:r>
      </w:ins>
      <w:r>
        <w:t>).</w:t>
      </w:r>
    </w:p>
    <w:p w14:paraId="3A67EA20" w14:textId="7AC7DE02" w:rsidR="002B6180" w:rsidRDefault="00000000">
      <w:pPr>
        <w:pStyle w:val="BodyText"/>
      </w:pPr>
      <w:r>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59" w:author="Claude" w:date="2026-06-13T00:00:00Z">
        <w:r>
          <w:delText>0.51, 5.78</w:delText>
        </w:r>
      </w:del>
      <w:ins w:id="60" w:author="Claude" w:date="2026-06-13T00:00:00Z">
        <w:r>
          <w:t>0.61, 5.76</w:t>
        </w:r>
      </w:ins>
      <w:r>
        <w:t xml:space="preserve">, pd = </w:t>
      </w:r>
      <w:del w:id="61" w:author="Claude" w:date="2026-06-13T00:00:00Z">
        <w:r>
          <w:delText>0.97</w:delText>
        </w:r>
      </w:del>
      <w:ins w:id="62"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3F8D933C" w14:textId="3A016B6A"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63" w:author="Claude" w:date="2026-06-13T00:00:00Z">
        <w:r>
          <w:delText>0.05, 1.72</w:delText>
        </w:r>
      </w:del>
      <w:ins w:id="64" w:author="Claude" w:date="2026-06-13T00:00:00Z">
        <w:r>
          <w:t>0.07, 1.68</w:t>
        </w:r>
      </w:ins>
      <w:r>
        <w:t>, pd = 0.96</w:t>
      </w:r>
      <w:del w:id="65" w:author="Claude" w:date="2026-06-13T00:00:00Z">
        <w:r>
          <w:delText>, SNR = 1.74</w:delText>
        </w:r>
      </w:del>
      <w:r>
        <w:t xml:space="preserve">). This effect indicates that individuals higher in odd or eccentric thinking (Psychoticism) exhibited less </w:t>
      </w:r>
      <w:r>
        <w:lastRenderedPageBreak/>
        <w:t>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66" w:author="Claude" w:date="2026-06-13T00:00:00Z">
        <w:r>
          <w:delText>-1.37, 0.49</w:delText>
        </w:r>
      </w:del>
      <w:ins w:id="67" w:author="Claude" w:date="2026-06-13T00:00:00Z">
        <w:r>
          <w:t>−1.18, 0.33</w:t>
        </w:r>
      </w:ins>
      <w:r>
        <w:t>, pd = 0.82)</w:t>
      </w:r>
      <w:del w:id="68" w:author="Claude" w:date="2026-06-13T00:00:00Z">
        <w:r>
          <w:delText>, though this fell below conventional evidence thresholds</w:delText>
        </w:r>
      </w:del>
      <w:r>
        <w:t>. No other domains showed meaningful NNE modulation (Table 2).</w:t>
      </w:r>
    </w:p>
    <w:p w14:paraId="355634D2" w14:textId="20C016CF" w:rsidR="002B6180" w:rsidRDefault="00000000">
      <w:pPr>
        <w:pStyle w:val="BodyText"/>
      </w:pPr>
      <w:r>
        <w:rPr>
          <w:b/>
          <w:bCs/>
        </w:rPr>
        <w:t>Summary.</w:t>
      </w:r>
      <w:r>
        <w:t xml:space="preserve"> 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5617C238" w14:textId="77777777" w:rsidR="002B6180" w:rsidRDefault="00000000">
      <w:pPr>
        <w:pStyle w:val="Heading2"/>
      </w:pPr>
      <w:bookmarkStart w:id="69" w:name="X4b062a7190cf71819856f464c6e05d35dc8fe0c"/>
      <w:bookmarkEnd w:id="52"/>
      <w:r>
        <w:t>Comparing EMA-Based and Baseline PID-5 Assessments</w:t>
      </w:r>
    </w:p>
    <w:p w14:paraId="6882D16E"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7DA96929" w14:textId="54239B63" w:rsidR="002B6180" w:rsidRDefault="00000000">
      <w:pPr>
        <w:pStyle w:val="BodyText"/>
      </w:pPr>
      <w:r>
        <w:lastRenderedPageBreak/>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673441ED" w14:textId="7E9822FE"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5AD220D9" w14:textId="08F41AB1"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lastRenderedPageBreak/>
        <w:t>directionally convergent</w:t>
      </w:r>
      <w:r>
        <w:t xml:space="preserve"> estimates for the focal effect, which is the relevant consideration for theory testing, even though aggregate predictive accuracy was similar.</w:t>
      </w:r>
    </w:p>
    <w:p w14:paraId="51175C77" w14:textId="52F384B6"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4A43196C" w14:textId="77777777" w:rsidR="002B6180" w:rsidRDefault="00000000" w:rsidP="00C827AE">
      <w:pPr>
        <w:pStyle w:val="Heading2"/>
        <w:jc w:val="center"/>
      </w:pPr>
      <w:bookmarkStart w:id="70" w:name="discussion"/>
      <w:bookmarkEnd w:id="69"/>
      <w:r>
        <w:t>Discussion</w:t>
      </w:r>
    </w:p>
    <w:p w14:paraId="58052747" w14:textId="1FE3D99A"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71" w:author="Claude" w:date="2026-06-13T00:00:00Z">
        <w:r w:rsidRPr="00F25B31">
          <w:rPr>
            <w:b w:val="0"/>
            <w:bCs w:val="0"/>
            <w:color w:val="EE0000"/>
          </w:rPr>
          <w:delText>reliable</w:delText>
        </w:r>
      </w:del>
      <w:ins w:id="72" w:author="Claude" w:date="2026-06-13T00:00:00Z">
        <w:r w:rsidRPr="00F25B31">
          <w:rPr>
            <w:b w:val="0"/>
            <w:bCs w:val="0"/>
            <w:color w:val="EE0000"/>
          </w:rPr>
          <w:t>directionally well-supported</w:t>
        </w:r>
      </w:ins>
      <w:r w:rsidRPr="00F25B31">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38E351EC" w14:textId="64E36F5E" w:rsidR="00C827AE" w:rsidRDefault="00C827AE" w:rsidP="0053127B">
      <w:pPr>
        <w:pStyle w:val="Heading3"/>
        <w:framePr w:wrap="auto" w:vAnchor="margin" w:yAlign="inline"/>
        <w:spacing w:line="480" w:lineRule="auto"/>
        <w:ind w:firstLine="0"/>
      </w:pPr>
      <w:r>
        <w:t>Vocal acoustics as objective indicators of situational stress</w:t>
      </w:r>
    </w:p>
    <w:p w14:paraId="54817BF9" w14:textId="067DDDDF"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3F49C3DA" w14:textId="50536AF2" w:rsidR="002B6180" w:rsidRDefault="00000000" w:rsidP="007402A5">
      <w:pPr>
        <w:pStyle w:val="BodyText"/>
      </w:pPr>
      <w:bookmarkStart w:id="73" w:name="X23153e9908c4187b70a1c6f150a54c45c64ab58"/>
      <w:r>
        <w:t xml:space="preserve">In contrast to a simple “vocal degradation” account, NNE decreased by </w:t>
      </w:r>
      <w:del w:id="74" w:author="Claude" w:date="2026-06-13T00:00:00Z">
        <w:r>
          <w:delText>0.79</w:delText>
        </w:r>
      </w:del>
      <w:ins w:id="75"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w:t>
      </w:r>
      <w:r>
        <w:rPr>
          <w:rFonts w:eastAsia="Times New Roman" w:cs="Times New Roman"/>
          <w:lang w:eastAsia="it-IT"/>
        </w:rPr>
        <w:lastRenderedPageBreak/>
        <w:t xml:space="preserve">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t>components of the response.</w:t>
      </w:r>
    </w:p>
    <w:p w14:paraId="5849DDB9"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69D9FCA4" w14:textId="1BB45C1D"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reliably moderating recovery. This convergence across self-reported affect and objective vocal markers supports the interpretation that trait-level negative emotionality primarily shapes the magnitude of the initial stress response rather than the speed of resolution (see also Vize et al., 2024). Both studies also identify meaningful between-person </w:t>
      </w:r>
      <w:r>
        <w:rPr>
          <w:rFonts w:eastAsia="Times New Roman" w:cs="Times New Roman"/>
          <w:lang w:eastAsia="it-IT"/>
        </w:rPr>
        <w:lastRenderedPageBreak/>
        <w:t>variability in post-stressor trajectories, suggesting that recovery dynamics may be shaped more by situational and state-level factors than by broad dispositional tendencies.</w:t>
      </w:r>
    </w:p>
    <w:p w14:paraId="47273908" w14:textId="1AD49EBA"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63DFF2BC"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76" w:name="X1fa8ff55924d531ef75d279f0def8f39c379b57"/>
      <w:bookmarkEnd w:id="73"/>
      <w:r>
        <w:rPr>
          <w:rFonts w:eastAsia="Times New Roman" w:cs="Times New Roman"/>
          <w:lang w:eastAsia="it-IT"/>
        </w:rPr>
        <w:t>Given the absence of prior research on personality moderation of vocal stress markers, we adopted an exploratory approach for most PID-5 domains, specifying a directional hypothesis only for Negative Affectivity. The resulting pattern indicates that personality pathology domains do not exert broad, uniform effects but instead moderate specific acoustic parameters at specific phases of the stress-response cycle.</w:t>
      </w:r>
    </w:p>
    <w:p w14:paraId="772C47FC" w14:textId="77777777" w:rsidR="00F67F74" w:rsidRDefault="00C827AE" w:rsidP="006254AC">
      <w:pPr>
        <w:pStyle w:val="Heading4"/>
        <w:framePr w:wrap="auto" w:vAnchor="margin" w:yAlign="inline"/>
        <w:spacing w:line="480" w:lineRule="auto"/>
      </w:pPr>
      <w:r>
        <w:t>Negative Affectivity: amplified acute arousal reactivity</w:t>
      </w:r>
      <w:bookmarkStart w:id="77" w:name="X3ef84ce2e553031ca611ace5c701b62ae6a9aca"/>
      <w:r>
        <w:t xml:space="preserve">. </w:t>
      </w:r>
    </w:p>
    <w:p w14:paraId="77F2F461" w14:textId="693A2863"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As predicted, Negative Affectivity reliably 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4665A700" w14:textId="5C3581C4" w:rsidR="00C827AE" w:rsidRPr="00015BBB" w:rsidRDefault="00C827AE" w:rsidP="006254AC">
      <w:pPr>
        <w:pStyle w:val="Heading4"/>
        <w:framePr w:wrap="auto" w:vAnchor="margin" w:yAlign="inline"/>
        <w:spacing w:line="480" w:lineRule="auto"/>
      </w:pPr>
      <w:r>
        <w:t>Antagonism: evidence for heterogeneous post-stressor trajectories</w:t>
      </w:r>
    </w:p>
    <w:p w14:paraId="402FACFB" w14:textId="595C5B9F" w:rsidR="00015BBB" w:rsidRPr="00015BBB" w:rsidRDefault="00015BBB" w:rsidP="00DC5247">
      <w:pPr>
        <w:pStyle w:val="BodyText"/>
      </w:pPr>
      <w:r>
        <w:rPr>
          <w:rFonts w:eastAsia="Times New Roman" w:cs="Times New Roman"/>
          <w:lang w:eastAsia="it-IT"/>
        </w:rPr>
        <w:t xml:space="preserve">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w:t>
      </w:r>
      <w:r>
        <w:rPr>
          <w:rFonts w:eastAsia="Times New Roman" w:cs="Times New Roman"/>
          <w:lang w:eastAsia="it-IT"/>
        </w:rPr>
        <w:lastRenderedPageBreak/>
        <w:t>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7CBEB945" w14:textId="72B52CAF" w:rsidR="00C827AE" w:rsidRDefault="00C827AE" w:rsidP="00DA4E4A">
      <w:pPr>
        <w:pStyle w:val="Heading4"/>
        <w:framePr w:wrap="auto" w:vAnchor="margin" w:yAlign="inline"/>
        <w:spacing w:line="480" w:lineRule="auto"/>
      </w:pPr>
      <w:bookmarkStart w:id="78" w:name="Xc5f2e79781ad72bd9222abef79a4de129254a88"/>
      <w:bookmarkEnd w:id="77"/>
      <w:r>
        <w:t>Psychoticism: selective modulation of voice quality during recovery</w:t>
      </w:r>
    </w:p>
    <w:p w14:paraId="2E8552AD" w14:textId="457DA83A"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19FE1D5B" w14:textId="4AAC9307" w:rsidR="00C827AE" w:rsidRDefault="00C827AE" w:rsidP="00DA4E4A">
      <w:pPr>
        <w:pStyle w:val="Heading4"/>
        <w:framePr w:wrap="auto" w:vAnchor="margin" w:yAlign="inline"/>
        <w:spacing w:line="480" w:lineRule="auto"/>
      </w:pPr>
      <w:bookmarkStart w:id="79" w:name="Xbbb3b6018f8c7cf14515e1185c42749db451109"/>
      <w:bookmarkEnd w:id="78"/>
      <w:r>
        <w:t>Detachment and Disinhibition: limited evidence for moderation</w:t>
      </w:r>
    </w:p>
    <w:p w14:paraId="5A1D2D1F" w14:textId="5D9B3005" w:rsidR="00B4738F" w:rsidRPr="00B4738F" w:rsidRDefault="00B4738F" w:rsidP="00B4738F">
      <w:pPr>
        <w:pStyle w:val="BodyText"/>
      </w:pPr>
      <w:r>
        <w:rPr>
          <w:rFonts w:eastAsia="Times New Roman" w:cs="Times New Roman"/>
          <w:lang w:eastAsia="it-IT"/>
        </w:rPr>
        <w:t xml:space="preserve">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w:t>
      </w:r>
      <w:r>
        <w:rPr>
          <w:rFonts w:eastAsia="Times New Roman" w:cs="Times New Roman"/>
          <w:lang w:eastAsia="it-IT"/>
        </w:rPr>
        <w:lastRenderedPageBreak/>
        <w:t>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(Bottesi et al., 2024b). Given its modest strength, however, this effect should be treated cautiously.</w:t>
      </w:r>
    </w:p>
    <w:p w14:paraId="644ADA81" w14:textId="6F743CE5" w:rsidR="00B4738F" w:rsidRPr="00B4738F" w:rsidRDefault="00B4738F" w:rsidP="00B4738F">
      <w:pPr>
        <w:spacing w:before="100" w:beforeAutospacing="1" w:after="100" w:afterAutospacing="1"/>
        <w:ind w:firstLine="680"/>
        <w:rPr>
          <w:rFonts w:eastAsia="Times New Roman" w:cs="Times New Roman"/>
          <w:lang w:eastAsia="it-IT"/>
        </w:rPr>
      </w:pPr>
      <w:bookmarkStart w:id="80" w:name="Xf93faba72ec9a3390c307e6af7d1d009e518683"/>
      <w:bookmarkEnd w:id="79"/>
      <w:r>
        <w:rPr>
          <w:rFonts w:eastAsia="Times New Roman" w:cs="Times New Roman"/>
          <w:lang w:eastAsia="it-IT"/>
        </w:rPr>
        <w:t>Disinhibition showed no meaningful moderation of either parameter (all pd &lt; 0.75). This null finding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3A649BFF" w14:textId="23826BD9" w:rsidR="00C827AE" w:rsidRDefault="00C827AE" w:rsidP="001D000F">
      <w:pPr>
        <w:pStyle w:val="BodyText"/>
        <w:ind w:firstLine="0"/>
        <w:rPr>
          <w:b/>
          <w:bCs/>
        </w:rPr>
      </w:pPr>
      <w:r>
        <w:rPr>
          <w:b/>
          <w:bCs/>
        </w:rPr>
        <w:t>Implications for transactional models of personality pathology</w:t>
      </w:r>
    </w:p>
    <w:p w14:paraId="4FB7771B"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w:t>
      </w:r>
      <w:r>
        <w:rPr>
          <w:rFonts w:eastAsia="Times New Roman" w:cs="Times New Roman"/>
          <w:lang w:eastAsia="it-IT"/>
        </w:rPr>
        <w:lastRenderedPageBreak/>
        <w:t>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20CE72AA" w14:textId="0C769E9A"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22625525" w14:textId="68996386" w:rsidR="00C827AE" w:rsidRPr="002E7141" w:rsidRDefault="00C827AE" w:rsidP="002F6AC7">
      <w:pPr>
        <w:pStyle w:val="Heading3"/>
        <w:framePr w:wrap="auto" w:vAnchor="margin" w:yAlign="inline"/>
        <w:spacing w:line="480" w:lineRule="auto"/>
        <w:ind w:firstLine="0"/>
      </w:pPr>
      <w:bookmarkStart w:id="81" w:name="X714fc978ee672846c24c61f892659f480d3aaf7"/>
      <w:bookmarkEnd w:id="76"/>
      <w:bookmarkEnd w:id="80"/>
      <w:r>
        <w:t>Methodological contribution: intensive ambulatory trait assessment</w:t>
      </w:r>
    </w:p>
    <w:p w14:paraId="71B6B9C1" w14:textId="62530DA3" w:rsidR="002A047E" w:rsidRPr="002E7141" w:rsidRDefault="002A047E" w:rsidP="002A047E">
      <w:pPr>
        <w:spacing w:before="100" w:beforeAutospacing="1" w:after="100" w:afterAutospacing="1"/>
        <w:ind w:firstLine="720"/>
        <w:rPr>
          <w:rFonts w:eastAsia="Times New Roman" w:cs="Times New Roman"/>
          <w:lang w:eastAsia="it-IT"/>
        </w:rPr>
      </w:pPr>
      <w:r>
        <w:rPr>
          <w:rFonts w:eastAsia="Times New Roman" w:cs="Times New Roman"/>
          <w:lang w:eastAsia="it-IT"/>
        </w:rPr>
        <w:t xml:space="preserve">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 objective acoustic markers in longitudinal </w:t>
      </w:r>
      <w:r>
        <w:rPr>
          <w:rFonts w:eastAsia="Times New Roman" w:cs="Times New Roman"/>
          <w:lang w:eastAsia="it-IT"/>
        </w:rPr>
        <w:lastRenderedPageBreak/>
        <w:t>designs, particularly when comprehensive questionnaires are impractical (Wright et al., 2025). Extending this approach to more frequent recordings would allow stronger tests of within-person coupling and more detailed modeling of recovery dynamics.</w:t>
      </w:r>
    </w:p>
    <w:p w14:paraId="20FF561D" w14:textId="73F632D7" w:rsidR="00C827AE" w:rsidRPr="002E7141" w:rsidRDefault="00C827AE" w:rsidP="00DA4E4A">
      <w:pPr>
        <w:pStyle w:val="Heading3"/>
        <w:framePr w:wrap="auto" w:vAnchor="margin" w:yAlign="inline"/>
        <w:spacing w:line="480" w:lineRule="auto"/>
        <w:ind w:firstLine="0"/>
      </w:pPr>
      <w:bookmarkStart w:id="82" w:name="X66030c2fc693eac000e95f9b4533afec6469aef"/>
      <w:bookmarkEnd w:id="81"/>
      <w:r>
        <w:t>Limitations and future directions</w:t>
      </w:r>
    </w:p>
    <w:p w14:paraId="3F0D8548"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83" w:name="limitations-and-future-directions"/>
      <w:bookmarkEnd w:id="82"/>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 males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A9BEEDC" w14:textId="77777777" w:rsidR="002B6180" w:rsidRDefault="00000000">
      <w:r>
        <w:br w:type="page"/>
      </w:r>
    </w:p>
    <w:p w14:paraId="4B276954" w14:textId="77777777" w:rsidR="002B6180" w:rsidRDefault="00000000">
      <w:pPr>
        <w:pStyle w:val="Heading1"/>
      </w:pPr>
      <w:bookmarkStart w:id="84" w:name="references"/>
      <w:bookmarkEnd w:id="16"/>
      <w:bookmarkEnd w:id="70"/>
      <w:bookmarkEnd w:id="83"/>
      <w:r>
        <w:lastRenderedPageBreak/>
        <w:t>References</w:t>
      </w:r>
    </w:p>
    <w:p w14:paraId="42009BA6" w14:textId="77777777" w:rsidR="002B6180" w:rsidRDefault="00000000">
      <w:pPr>
        <w:pStyle w:val="Bibliography"/>
      </w:pPr>
      <w:bookmarkStart w:id="85" w:name="ref-APA2014_PersonalityInventory"/>
      <w:bookmarkStart w:id="86" w:name="refs"/>
      <w:r>
        <w:t xml:space="preserve">American Psychiatric Association. (2014). </w:t>
      </w:r>
      <w:r>
        <w:rPr>
          <w:i/>
          <w:iCs/>
        </w:rPr>
        <w:t>Online assessment measures: The personality inventory for DSM-5 (adult)</w:t>
      </w:r>
      <w:r>
        <w:t xml:space="preserve">. </w:t>
      </w:r>
      <w:hyperlink r:id="rId9">
        <w:r w:rsidR="002B6180">
          <w:rPr>
            <w:rStyle w:val="Hyperlink"/>
          </w:rPr>
          <w:t>https://www.psychiatry.org/getmedia/594673a6-1b9b-4298-8b52-c4c652c4a4e2/APA-DSM5TR-ThePersonalityInventoryForDSM5FullVersionAdult.pdf</w:t>
        </w:r>
      </w:hyperlink>
      <w:r>
        <w:t>.</w:t>
      </w:r>
    </w:p>
    <w:p w14:paraId="2C600ADE" w14:textId="77777777" w:rsidR="002B6180" w:rsidRDefault="00000000">
      <w:pPr>
        <w:pStyle w:val="Bibliography"/>
      </w:pPr>
      <w:bookmarkStart w:id="87" w:name="ref-barta2012measurement"/>
      <w:bookmarkEnd w:id="85"/>
      <w:r>
        <w:rPr>
          <w:lang w:val="it-IT"/>
        </w:rPr>
        <w:t xml:space="preserve">Barta, W. D., Tennen, H., &amp; Litt, M. D. (2012). </w:t>
      </w:r>
      <w:r>
        <w:rPr>
          <w:i/>
          <w:iCs/>
        </w:rPr>
        <w:t>Measurement reactivity in diary research.</w:t>
      </w:r>
    </w:p>
    <w:p w14:paraId="7B8DBF23" w14:textId="77777777" w:rsidR="002B6180" w:rsidRDefault="00000000">
      <w:pPr>
        <w:pStyle w:val="Bibliography"/>
      </w:pPr>
      <w:bookmarkStart w:id="88" w:name="ref-bibbey2013personality"/>
      <w:bookmarkEnd w:id="87"/>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07EA8F6A" w14:textId="77777777" w:rsidR="002B6180" w:rsidRDefault="00000000">
      <w:pPr>
        <w:pStyle w:val="Bibliography"/>
      </w:pPr>
      <w:bookmarkStart w:id="89" w:name="ref-bolger1995framework"/>
      <w:bookmarkEnd w:id="88"/>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4C8C85FC" w14:textId="0ECA4133" w:rsidR="002B6180" w:rsidRDefault="00000000">
      <w:pPr>
        <w:pStyle w:val="Bibliography"/>
      </w:pPr>
      <w:bookmarkStart w:id="90" w:name="ref-bottesi2024advancing"/>
      <w:bookmarkEnd w:id="89"/>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45FD0264" w14:textId="012F7FB3" w:rsidR="002B6180" w:rsidRDefault="00000000">
      <w:pPr>
        <w:pStyle w:val="Bibliography"/>
      </w:pPr>
      <w:bookmarkStart w:id="91" w:name="ref-bottesi2024agreement"/>
      <w:bookmarkEnd w:id="90"/>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16519B1C" w14:textId="77777777" w:rsidR="002B6180" w:rsidRDefault="00000000">
      <w:pPr>
        <w:pStyle w:val="Bibliography"/>
      </w:pPr>
      <w:bookmarkStart w:id="92" w:name="ref-Cala2025"/>
      <w:bookmarkEnd w:id="91"/>
      <w:r>
        <w:t xml:space="preserve">Calà, F., Colpizzi, I., Sica, C., Caudek, C., Lanatà, A., &amp; Frassineti, L. (2025). A preliminary analysis on longitudinal effects of exam stress and personality traits over acoustic </w:t>
      </w:r>
      <w:r>
        <w:lastRenderedPageBreak/>
        <w:t xml:space="preserve">properties. </w:t>
      </w:r>
      <w:r>
        <w:rPr>
          <w:i/>
          <w:iCs/>
        </w:rPr>
        <w:t>Models and Analysis of Vocal Emissions for Biomedical Applications: 15th International Workshop</w:t>
      </w:r>
      <w:r>
        <w:t>, 145–148.</w:t>
      </w:r>
    </w:p>
    <w:p w14:paraId="53B84069" w14:textId="77777777" w:rsidR="002B6180" w:rsidRDefault="00000000">
      <w:pPr>
        <w:pStyle w:val="Bibliography"/>
      </w:pPr>
      <w:bookmarkStart w:id="93" w:name="ref-colpizzi2025state"/>
      <w:bookmarkEnd w:id="92"/>
      <w:r>
        <w:t xml:space="preserve">Colpizzi, I., Trull, T. J., Sica, C., Haney, A. M., &amp; Caudek, C. (2025). State self-compassion dynamics: Partial evidence for the bipolar continuum hypothesis. </w:t>
      </w:r>
      <w:r>
        <w:rPr>
          <w:i/>
          <w:iCs/>
        </w:rPr>
        <w:t>Mindfulness</w:t>
      </w:r>
      <w:r>
        <w:t>, 1–16.</w:t>
      </w:r>
    </w:p>
    <w:p w14:paraId="5E8BE1AC" w14:textId="40E55028" w:rsidR="002B6180" w:rsidRDefault="00000000">
      <w:pPr>
        <w:pStyle w:val="Bibliography"/>
      </w:pPr>
      <w:bookmarkStart w:id="94" w:name="ref-Dietrich2012"/>
      <w:bookmarkEnd w:id="93"/>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2A2B5833" w14:textId="25356394"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375D620B" w14:textId="77777777" w:rsidR="002B6180" w:rsidRDefault="00000000">
      <w:pPr>
        <w:pStyle w:val="Bibliography"/>
      </w:pPr>
      <w:bookmarkStart w:id="95" w:name="ref-gelfer2005relative"/>
      <w:bookmarkEnd w:id="94"/>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148722AE" w14:textId="77777777" w:rsidR="002B6180" w:rsidRDefault="00000000">
      <w:pPr>
        <w:pStyle w:val="Bibliography"/>
      </w:pPr>
      <w:bookmarkStart w:id="96" w:name="ref-giddens2013vocal"/>
      <w:bookmarkEnd w:id="95"/>
      <w:r>
        <w:t xml:space="preserve">Giddens, C. L., Barron, K. W., Byrd-Craven, J., Clark, K. F., &amp; Winter, A. S. (2013). Vocal indices of stress: A review. </w:t>
      </w:r>
      <w:r>
        <w:rPr>
          <w:i/>
          <w:iCs/>
        </w:rPr>
        <w:t>Journal of Voice</w:t>
      </w:r>
      <w:r>
        <w:t xml:space="preserve">, </w:t>
      </w:r>
      <w:r>
        <w:rPr>
          <w:i/>
          <w:iCs/>
        </w:rPr>
        <w:t>27</w:t>
      </w:r>
      <w:r>
        <w:t>(3), 390–e21.</w:t>
      </w:r>
    </w:p>
    <w:p w14:paraId="1F4A2928" w14:textId="77777777" w:rsidR="002B6180" w:rsidRDefault="00000000">
      <w:pPr>
        <w:pStyle w:val="Bibliography"/>
      </w:pPr>
      <w:bookmarkStart w:id="97" w:name="ref-hopwood2022connecting"/>
      <w:bookmarkEnd w:id="96"/>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7B19A2FE" w14:textId="77777777" w:rsidR="002B6180" w:rsidRDefault="00000000">
      <w:pPr>
        <w:pStyle w:val="Bibliography"/>
      </w:pPr>
      <w:bookmarkStart w:id="98" w:name="ref-kallen2025inhibitory"/>
      <w:bookmarkEnd w:id="97"/>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218EE4B5" w14:textId="77777777" w:rsidR="002B6180" w:rsidRDefault="00000000">
      <w:pPr>
        <w:pStyle w:val="Bibliography"/>
      </w:pPr>
      <w:bookmarkStart w:id="99" w:name="ref-kasuya1986normalized"/>
      <w:bookmarkEnd w:id="98"/>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2BE54A41" w14:textId="142BCFE9" w:rsidR="00EA0CD4" w:rsidRDefault="00EA0CD4">
      <w:pPr>
        <w:pStyle w:val="Bibliography"/>
      </w:pPr>
      <w:bookmarkStart w:id="100" w:name="ref-koval2015emotion"/>
      <w:bookmarkEnd w:id="99"/>
      <w:r>
        <w:t>Kaurin, A., Vize, C. E., &amp; Wright, A. G. C. (2025). The resolution of affective reactivity to stressful events. </w:t>
      </w:r>
      <w:r>
        <w:rPr>
          <w:i/>
          <w:iCs/>
        </w:rPr>
        <w:t>Emotion.</w:t>
      </w:r>
      <w:r>
        <w:t> Advance online publication.  </w:t>
      </w:r>
      <w:hyperlink r:id="rId10" w:tgtFrame="_blank" w:history="1">
        <w:r>
          <w:rPr>
            <w:rStyle w:val="Hyperlink"/>
          </w:rPr>
          <w:t>https://doi.org/10.1037/emo0001598</w:t>
        </w:r>
      </w:hyperlink>
    </w:p>
    <w:p w14:paraId="01E8C5F4" w14:textId="1DED1903"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9FEDF15" w14:textId="77777777" w:rsidR="002B6180" w:rsidRDefault="00000000">
      <w:pPr>
        <w:pStyle w:val="Bibliography"/>
      </w:pPr>
      <w:bookmarkStart w:id="101" w:name="ref-krueger2012initial"/>
      <w:bookmarkEnd w:id="100"/>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21C10060" w14:textId="77777777" w:rsidR="002B6180" w:rsidRDefault="00000000">
      <w:pPr>
        <w:pStyle w:val="Bibliography"/>
      </w:pPr>
      <w:bookmarkStart w:id="102" w:name="ref-kuppens2010emotional"/>
      <w:bookmarkEnd w:id="101"/>
      <w:r>
        <w:t xml:space="preserve">Kuppens, P., Allen, N. B., &amp; Sheeber, L. B. (2010). Emotional inertia and psychological maladjustment. </w:t>
      </w:r>
      <w:r>
        <w:rPr>
          <w:i/>
          <w:iCs/>
        </w:rPr>
        <w:t>Psychological Science</w:t>
      </w:r>
      <w:r>
        <w:t xml:space="preserve">, </w:t>
      </w:r>
      <w:r>
        <w:rPr>
          <w:i/>
          <w:iCs/>
        </w:rPr>
        <w:t>21</w:t>
      </w:r>
      <w:r>
        <w:t>(7), 984–991.</w:t>
      </w:r>
    </w:p>
    <w:p w14:paraId="043821E5" w14:textId="77777777" w:rsidR="002B6180" w:rsidRDefault="00000000">
      <w:pPr>
        <w:pStyle w:val="Bibliography"/>
      </w:pPr>
      <w:bookmarkStart w:id="103" w:name="ref-lahey2009public"/>
      <w:bookmarkEnd w:id="102"/>
      <w:r>
        <w:t xml:space="preserve">Lahey, B. B. (2009). Public health significance of neuroticism. </w:t>
      </w:r>
      <w:r>
        <w:rPr>
          <w:i/>
          <w:iCs/>
        </w:rPr>
        <w:t>American Psychologist</w:t>
      </w:r>
      <w:r>
        <w:t xml:space="preserve">, </w:t>
      </w:r>
      <w:r>
        <w:rPr>
          <w:i/>
          <w:iCs/>
        </w:rPr>
        <w:t>64</w:t>
      </w:r>
      <w:r>
        <w:t>(4), 241–256.</w:t>
      </w:r>
    </w:p>
    <w:p w14:paraId="7878F873" w14:textId="77777777" w:rsidR="002B6180" w:rsidRDefault="00000000">
      <w:pPr>
        <w:pStyle w:val="Bibliography"/>
      </w:pPr>
      <w:bookmarkStart w:id="104" w:name="ref-latzman2025neurobehavioral"/>
      <w:bookmarkEnd w:id="103"/>
      <w:r>
        <w:t xml:space="preserve">Latzman, R. D., &amp; Patrick, C. J. (2025). </w:t>
      </w:r>
      <w:r>
        <w:rPr>
          <w:i/>
          <w:iCs/>
        </w:rPr>
        <w:t>Neurobehavioral individual differences: A transdisciplinary approach to advancing clinical science</w:t>
      </w:r>
      <w:r>
        <w:t>. Springer Nature.</w:t>
      </w:r>
    </w:p>
    <w:p w14:paraId="53E03EB3" w14:textId="77777777" w:rsidR="002B6180" w:rsidRDefault="00000000">
      <w:pPr>
        <w:pStyle w:val="Bibliography"/>
      </w:pPr>
      <w:bookmarkStart w:id="105" w:name="ref-luo2023stressful"/>
      <w:bookmarkEnd w:id="104"/>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5CD23AA8" w14:textId="77777777" w:rsidR="002B6180" w:rsidRDefault="00000000">
      <w:pPr>
        <w:pStyle w:val="Bibliography"/>
      </w:pPr>
      <w:bookmarkStart w:id="106" w:name="ref-manfredi2017smartphones"/>
      <w:bookmarkEnd w:id="105"/>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082132E0" w14:textId="77777777" w:rsidR="002B6180" w:rsidRDefault="00000000">
      <w:pPr>
        <w:pStyle w:val="Bibliography"/>
      </w:pPr>
      <w:bookmarkStart w:id="107" w:name="ref-mendoza1998acoustic"/>
      <w:bookmarkEnd w:id="106"/>
      <w:r>
        <w:t xml:space="preserve">Mendoza, E., &amp; Carballo, G. (1998). Acoustic analysis of induced vocal stress by means of cognitive workload tasks. </w:t>
      </w:r>
      <w:r>
        <w:rPr>
          <w:i/>
          <w:iCs/>
        </w:rPr>
        <w:t>Journal of Voice</w:t>
      </w:r>
      <w:r>
        <w:t xml:space="preserve">, </w:t>
      </w:r>
      <w:r>
        <w:rPr>
          <w:i/>
          <w:iCs/>
        </w:rPr>
        <w:t>12</w:t>
      </w:r>
      <w:r>
        <w:t>(3), 263–273.</w:t>
      </w:r>
    </w:p>
    <w:p w14:paraId="72216013" w14:textId="5D8B596A"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72641094" w14:textId="10197BF6" w:rsidR="00A15DC0" w:rsidRDefault="00A15DC0" w:rsidP="00A15DC0">
      <w:pPr>
        <w:pStyle w:val="Bibliography"/>
      </w:pPr>
      <w:r>
        <w:t xml:space="preserve">Mischel, W., &amp; Shoda, Y. (1995). A cognitive-affective system theory of personality. </w:t>
      </w:r>
      <w:r>
        <w:rPr>
          <w:i/>
          <w:iCs/>
        </w:rPr>
        <w:t>Psychological Review, 102</w:t>
      </w:r>
      <w:r>
        <w:t>(2), 246.</w:t>
      </w:r>
    </w:p>
    <w:p w14:paraId="7CA967CE" w14:textId="77777777" w:rsidR="002B6180" w:rsidRDefault="00000000">
      <w:pPr>
        <w:pStyle w:val="Bibliography"/>
      </w:pPr>
      <w:bookmarkStart w:id="108" w:name="ref-morelli2019biovoice"/>
      <w:bookmarkEnd w:id="107"/>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36B450E5" w14:textId="1130E735"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0A003F07" w14:textId="77777777" w:rsidR="002B6180" w:rsidRDefault="00000000">
      <w:pPr>
        <w:pStyle w:val="Bibliography"/>
      </w:pPr>
      <w:bookmarkStart w:id="109" w:name="ref-ormel2013neuroticism"/>
      <w:bookmarkEnd w:id="108"/>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467EA651" w14:textId="77777777" w:rsidR="002B6180" w:rsidRDefault="00000000">
      <w:pPr>
        <w:pStyle w:val="Bibliography"/>
      </w:pPr>
      <w:bookmarkStart w:id="110" w:name="ref-scherer2003vocal"/>
      <w:bookmarkEnd w:id="109"/>
      <w:r>
        <w:t xml:space="preserve">Scherer, K. R. (2003). Vocal expression of emotion. </w:t>
      </w:r>
      <w:r>
        <w:rPr>
          <w:i/>
          <w:iCs/>
        </w:rPr>
        <w:t>Handbook of Affective Sciences</w:t>
      </w:r>
      <w:r>
        <w:t>, 433–456.</w:t>
      </w:r>
    </w:p>
    <w:p w14:paraId="03BF42CD" w14:textId="77777777" w:rsidR="002B6180" w:rsidRDefault="00000000">
      <w:pPr>
        <w:pStyle w:val="Bibliography"/>
      </w:pPr>
      <w:bookmarkStart w:id="111" w:name="ref-sica2024comparing"/>
      <w:bookmarkEnd w:id="110"/>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5B726FFD" w14:textId="77777777" w:rsidR="002B6180" w:rsidRDefault="00000000">
      <w:pPr>
        <w:pStyle w:val="Bibliography"/>
      </w:pPr>
      <w:bookmarkStart w:id="112" w:name="ref-sica2021facing"/>
      <w:bookmarkEnd w:id="111"/>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503F1B9E" w14:textId="77777777" w:rsidR="002B6180" w:rsidRDefault="00000000">
      <w:pPr>
        <w:pStyle w:val="Bibliography"/>
      </w:pPr>
      <w:bookmarkStart w:id="113" w:name="ref-titze1994mechanical"/>
      <w:bookmarkEnd w:id="112"/>
      <w:r>
        <w:t xml:space="preserve">Titze, I. R. (1994). Mechanical stress in phonation. </w:t>
      </w:r>
      <w:r>
        <w:rPr>
          <w:i/>
          <w:iCs/>
        </w:rPr>
        <w:t>Journal of Voice</w:t>
      </w:r>
      <w:r>
        <w:t xml:space="preserve">, </w:t>
      </w:r>
      <w:r>
        <w:rPr>
          <w:i/>
          <w:iCs/>
        </w:rPr>
        <w:t>8</w:t>
      </w:r>
      <w:r>
        <w:t>(2), 99–105.</w:t>
      </w:r>
    </w:p>
    <w:p w14:paraId="20136D05" w14:textId="282EDAFB" w:rsidR="002B6180" w:rsidRDefault="00000000">
      <w:pPr>
        <w:pStyle w:val="Bibliography"/>
      </w:pPr>
      <w:bookmarkStart w:id="114" w:name="ref-trull2020ambulatory"/>
      <w:bookmarkEnd w:id="113"/>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244A0C85" w14:textId="77777777" w:rsidR="002B6180" w:rsidRDefault="00000000">
      <w:pPr>
        <w:pStyle w:val="Bibliography"/>
      </w:pPr>
      <w:bookmarkStart w:id="115" w:name="ref-van2018voice"/>
      <w:bookmarkEnd w:id="114"/>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2337B8CE" w14:textId="1BBFBB69"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6D897B4A" w14:textId="085283EC"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19B718F7" w14:textId="10BAF672"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15E209FE" w14:textId="280BFDEC" w:rsidR="00B2233C" w:rsidRDefault="00B2233C" w:rsidP="00B2233C">
      <w:pPr>
        <w:pStyle w:val="Bibliography"/>
      </w:pPr>
      <w:bookmarkStart w:id="116" w:name="ref-widiger2019five"/>
      <w:bookmarkStart w:id="117" w:name="ref-wright2016stability"/>
      <w:bookmarkEnd w:id="115"/>
      <w:r>
        <w:t xml:space="preserve">Widiger, T. A., &amp; Crego, C. (2019). The five-factor model of personality structure: An update. </w:t>
      </w:r>
      <w:r>
        <w:rPr>
          <w:i/>
          <w:iCs/>
        </w:rPr>
        <w:t>World Psychiatry</w:t>
      </w:r>
      <w:r>
        <w:t xml:space="preserve">, </w:t>
      </w:r>
      <w:r>
        <w:rPr>
          <w:i/>
          <w:iCs/>
        </w:rPr>
        <w:t>18</w:t>
      </w:r>
      <w:r>
        <w:t>(3), 271.</w:t>
      </w:r>
    </w:p>
    <w:p w14:paraId="1BA62274" w14:textId="77777777" w:rsidR="00B2233C" w:rsidRDefault="00B2233C" w:rsidP="00B2233C">
      <w:pPr>
        <w:pStyle w:val="Bibliography"/>
      </w:pPr>
      <w:bookmarkStart w:id="118" w:name="ref-wright2019focusing"/>
      <w:bookmarkEnd w:id="116"/>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4F847310" w14:textId="77777777" w:rsidR="00B2233C" w:rsidRDefault="00B2233C" w:rsidP="00B2233C">
      <w:pPr>
        <w:pStyle w:val="Bibliography"/>
      </w:pPr>
      <w:bookmarkStart w:id="119" w:name="ref-wright2025measuring"/>
      <w:bookmarkEnd w:id="118"/>
      <w:r>
        <w:t xml:space="preserve">Wright, A. G., Ringwald, W. R., &amp; Zimmermann, J. (2025). Measuring psychopathology in daily life. </w:t>
      </w:r>
      <w:r>
        <w:rPr>
          <w:i/>
          <w:iCs/>
        </w:rPr>
        <w:t>Clinical Psychological Science</w:t>
      </w:r>
      <w:r>
        <w:t xml:space="preserve">, </w:t>
      </w:r>
      <w:r>
        <w:rPr>
          <w:i/>
          <w:iCs/>
        </w:rPr>
        <w:t>13</w:t>
      </w:r>
      <w:r>
        <w:t>(3), 649–663.</w:t>
      </w:r>
    </w:p>
    <w:bookmarkEnd w:id="119"/>
    <w:p w14:paraId="567D0B1C" w14:textId="1FF9E299"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211401DF" w14:textId="77777777" w:rsidR="00C767F7" w:rsidRDefault="00C767F7" w:rsidP="009E444E">
      <w:pPr>
        <w:pStyle w:val="Bibliography"/>
        <w:spacing w:line="240" w:lineRule="auto"/>
        <w:ind w:left="0" w:firstLine="0"/>
        <w:rPr>
          <w:b/>
          <w:bCs/>
        </w:rPr>
      </w:pPr>
    </w:p>
    <w:p w14:paraId="52BFF9CF" w14:textId="77777777" w:rsidR="00C767F7" w:rsidRDefault="00C767F7" w:rsidP="009E444E">
      <w:pPr>
        <w:pStyle w:val="Bibliography"/>
        <w:spacing w:line="240" w:lineRule="auto"/>
        <w:ind w:left="0" w:firstLine="0"/>
        <w:rPr>
          <w:b/>
          <w:bCs/>
        </w:rPr>
      </w:pPr>
    </w:p>
    <w:p w14:paraId="7AA752C5" w14:textId="77777777" w:rsidR="00C767F7" w:rsidRDefault="00C767F7" w:rsidP="009E444E">
      <w:pPr>
        <w:pStyle w:val="Bibliography"/>
        <w:spacing w:line="240" w:lineRule="auto"/>
        <w:ind w:left="0" w:firstLine="0"/>
        <w:rPr>
          <w:b/>
          <w:bCs/>
        </w:rPr>
      </w:pPr>
    </w:p>
    <w:p w14:paraId="4E0755EF" w14:textId="77777777" w:rsidR="00C767F7" w:rsidRDefault="00C767F7" w:rsidP="009E444E">
      <w:pPr>
        <w:pStyle w:val="Bibliography"/>
        <w:spacing w:line="240" w:lineRule="auto"/>
        <w:ind w:left="0" w:firstLine="0"/>
        <w:rPr>
          <w:b/>
          <w:bCs/>
        </w:rPr>
      </w:pPr>
    </w:p>
    <w:p w14:paraId="4E47F0AB" w14:textId="77777777" w:rsidR="00C767F7" w:rsidRDefault="00C767F7" w:rsidP="009E444E">
      <w:pPr>
        <w:pStyle w:val="Bibliography"/>
        <w:spacing w:line="240" w:lineRule="auto"/>
        <w:ind w:left="0" w:firstLine="0"/>
        <w:rPr>
          <w:b/>
          <w:bCs/>
        </w:rPr>
      </w:pPr>
    </w:p>
    <w:p w14:paraId="5159EDB4" w14:textId="77777777" w:rsidR="00C767F7" w:rsidRDefault="00C767F7" w:rsidP="009E444E">
      <w:pPr>
        <w:pStyle w:val="Bibliography"/>
        <w:spacing w:line="240" w:lineRule="auto"/>
        <w:ind w:left="0" w:firstLine="0"/>
        <w:rPr>
          <w:b/>
          <w:bCs/>
        </w:rPr>
      </w:pPr>
    </w:p>
    <w:p w14:paraId="76DE1756" w14:textId="77777777" w:rsidR="00C767F7" w:rsidRDefault="00C767F7" w:rsidP="009E444E">
      <w:pPr>
        <w:pStyle w:val="Bibliography"/>
        <w:spacing w:line="240" w:lineRule="auto"/>
        <w:ind w:left="0" w:firstLine="0"/>
        <w:rPr>
          <w:b/>
          <w:bCs/>
        </w:rPr>
      </w:pPr>
    </w:p>
    <w:p w14:paraId="4058DB17" w14:textId="77777777" w:rsidR="00C767F7" w:rsidRDefault="00C767F7" w:rsidP="009E444E">
      <w:pPr>
        <w:pStyle w:val="Bibliography"/>
        <w:spacing w:line="240" w:lineRule="auto"/>
        <w:ind w:left="0" w:firstLine="0"/>
        <w:rPr>
          <w:b/>
          <w:bCs/>
        </w:rPr>
      </w:pPr>
    </w:p>
    <w:p w14:paraId="60A3B45C" w14:textId="77777777" w:rsidR="00C767F7" w:rsidRDefault="00C767F7" w:rsidP="009E444E">
      <w:pPr>
        <w:pStyle w:val="Bibliography"/>
        <w:spacing w:line="240" w:lineRule="auto"/>
        <w:ind w:left="0" w:firstLine="0"/>
        <w:rPr>
          <w:b/>
          <w:bCs/>
        </w:rPr>
      </w:pPr>
    </w:p>
    <w:p w14:paraId="7208F400" w14:textId="77777777" w:rsidR="00C767F7" w:rsidRDefault="00C767F7" w:rsidP="009E444E">
      <w:pPr>
        <w:pStyle w:val="Bibliography"/>
        <w:spacing w:line="240" w:lineRule="auto"/>
        <w:ind w:left="0" w:firstLine="0"/>
        <w:rPr>
          <w:b/>
          <w:bCs/>
        </w:rPr>
      </w:pPr>
    </w:p>
    <w:p w14:paraId="095BDCA6" w14:textId="77777777" w:rsidR="00C767F7" w:rsidRDefault="00C767F7" w:rsidP="009E444E">
      <w:pPr>
        <w:pStyle w:val="Bibliography"/>
        <w:spacing w:line="240" w:lineRule="auto"/>
        <w:ind w:left="0" w:firstLine="0"/>
        <w:rPr>
          <w:b/>
          <w:bCs/>
        </w:rPr>
      </w:pPr>
    </w:p>
    <w:p w14:paraId="5893DFD2" w14:textId="77777777" w:rsidR="00C767F7" w:rsidRDefault="00C767F7" w:rsidP="009E444E">
      <w:pPr>
        <w:pStyle w:val="Bibliography"/>
        <w:spacing w:line="240" w:lineRule="auto"/>
        <w:ind w:left="0" w:firstLine="0"/>
        <w:rPr>
          <w:b/>
          <w:bCs/>
        </w:rPr>
      </w:pPr>
    </w:p>
    <w:p w14:paraId="29172D83" w14:textId="77777777" w:rsidR="00C767F7" w:rsidRDefault="00C767F7" w:rsidP="009E444E">
      <w:pPr>
        <w:pStyle w:val="Bibliography"/>
        <w:spacing w:line="240" w:lineRule="auto"/>
        <w:ind w:left="0" w:firstLine="0"/>
        <w:rPr>
          <w:b/>
          <w:bCs/>
        </w:rPr>
      </w:pPr>
    </w:p>
    <w:p w14:paraId="3935C18A" w14:textId="77777777" w:rsidR="00C767F7" w:rsidRDefault="00C767F7" w:rsidP="009E444E">
      <w:pPr>
        <w:pStyle w:val="Bibliography"/>
        <w:spacing w:line="240" w:lineRule="auto"/>
        <w:ind w:left="0" w:firstLine="0"/>
        <w:rPr>
          <w:b/>
          <w:bCs/>
        </w:rPr>
      </w:pPr>
    </w:p>
    <w:p w14:paraId="0B46A8AF" w14:textId="77777777" w:rsidR="00C767F7" w:rsidRDefault="00C767F7" w:rsidP="009E444E">
      <w:pPr>
        <w:pStyle w:val="Bibliography"/>
        <w:spacing w:line="240" w:lineRule="auto"/>
        <w:ind w:left="0" w:firstLine="0"/>
        <w:rPr>
          <w:b/>
          <w:bCs/>
        </w:rPr>
      </w:pPr>
    </w:p>
    <w:p w14:paraId="372ACCD6" w14:textId="77777777" w:rsidR="00C767F7" w:rsidRDefault="00C767F7" w:rsidP="009E444E">
      <w:pPr>
        <w:pStyle w:val="Bibliography"/>
        <w:spacing w:line="240" w:lineRule="auto"/>
        <w:ind w:left="0" w:firstLine="0"/>
        <w:rPr>
          <w:b/>
          <w:bCs/>
        </w:rPr>
      </w:pPr>
    </w:p>
    <w:p w14:paraId="002EE9D4" w14:textId="5A8C18FA" w:rsidR="009E444E" w:rsidRPr="00960A99" w:rsidRDefault="009E444E" w:rsidP="009E444E">
      <w:pPr>
        <w:spacing w:before="0" w:after="200" w:line="240" w:lineRule="auto"/>
        <w:rPr>
          <w:b/>
          <w:bCs/>
        </w:rPr>
      </w:pPr>
      <w:r>
        <w:rPr>
          <w:rFonts w:cs="Times New Roman"/>
          <w:b/>
          <w:bCs/>
        </w:rPr>
        <w:lastRenderedPageBreak/>
        <w:t>Table 1</w:t>
      </w:r>
    </w:p>
    <w:p w14:paraId="22CD2583"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583"/>
        <w:gridCol w:w="22"/>
        <w:gridCol w:w="752"/>
      </w:tblGrid>
      <w:tr w:rsidR="009E444E" w:rsidRPr="00960A99" w14:paraId="4970840E" w14:textId="77777777" w:rsidTr="00F824C8">
        <w:trPr>
          <w:trHeight w:val="720"/>
          <w:jc w:val="center"/>
        </w:trPr>
        <w:tc>
          <w:tcPr>
            <w:tcW w:w="2460" w:type="dxa"/>
            <w:vMerge w:val="restart"/>
          </w:tcPr>
          <w:p w14:paraId="3324CE9C"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26170B7E"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5D20ABED" w14:textId="13A882DB"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12B58A5C" w14:textId="77777777" w:rsidTr="00F824C8">
        <w:trPr>
          <w:trHeight w:val="743"/>
          <w:jc w:val="center"/>
        </w:trPr>
        <w:tc>
          <w:tcPr>
            <w:tcW w:w="2460" w:type="dxa"/>
            <w:vMerge/>
            <w:tcBorders>
              <w:bottom w:val="single" w:sz="4" w:space="0" w:color="auto"/>
            </w:tcBorders>
          </w:tcPr>
          <w:p w14:paraId="7C86E892"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5E9520EC" w14:textId="793C98D4"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1A1CEF8E" w14:textId="0A3A3A6D"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631ECAB0" w14:textId="46411036"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2F52B34E" w14:textId="2ED075C6" w:rsidR="009E444E" w:rsidRPr="00960A99" w:rsidRDefault="00CC4A16" w:rsidP="00CF037A">
            <w:pPr>
              <w:spacing w:line="240" w:lineRule="auto"/>
              <w:jc w:val="center"/>
              <w:rPr>
                <w:rFonts w:cs="Times New Roman"/>
              </w:rPr>
            </w:pPr>
            <w:r>
              <w:rPr>
                <w:rFonts w:cs="Times New Roman"/>
              </w:rPr>
              <w:t>pd</w:t>
            </w:r>
          </w:p>
        </w:tc>
      </w:tr>
      <w:tr w:rsidR="009E444E" w:rsidRPr="00960A99" w14:paraId="0D837797" w14:textId="77777777" w:rsidTr="00CF037A">
        <w:trPr>
          <w:trHeight w:val="639"/>
          <w:jc w:val="center"/>
        </w:trPr>
        <w:tc>
          <w:tcPr>
            <w:tcW w:w="2460" w:type="dxa"/>
            <w:tcBorders>
              <w:bottom w:val="nil"/>
            </w:tcBorders>
            <w:vAlign w:val="center"/>
          </w:tcPr>
          <w:p w14:paraId="5989A8C9"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111D1E29"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251AB707"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0CEC60DC"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634C9F2D"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0F666A7A" w14:textId="77777777" w:rsidTr="00F824C8">
        <w:trPr>
          <w:trHeight w:val="319"/>
          <w:jc w:val="center"/>
        </w:trPr>
        <w:tc>
          <w:tcPr>
            <w:tcW w:w="2460" w:type="dxa"/>
            <w:tcBorders>
              <w:top w:val="nil"/>
              <w:bottom w:val="nil"/>
            </w:tcBorders>
            <w:vAlign w:val="center"/>
          </w:tcPr>
          <w:p w14:paraId="078F8119"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27585A20"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03864064"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5060E9BC" w14:textId="77777777" w:rsidR="009E444E" w:rsidRPr="00960A99" w:rsidRDefault="009E444E" w:rsidP="00F824C8">
            <w:pPr>
              <w:spacing w:line="240" w:lineRule="auto"/>
              <w:jc w:val="center"/>
              <w:rPr>
                <w:rFonts w:cs="Times New Roman"/>
                <w:lang w:val="it-IT"/>
              </w:rPr>
            </w:pPr>
            <w:r>
              <w:rPr>
                <w:rFonts w:cs="Times New Roman"/>
                <w:lang w:val="it-IT"/>
              </w:rPr>
              <w:t>-2.02 [-4.84, 0.76]</w:t>
            </w:r>
          </w:p>
        </w:tc>
        <w:tc>
          <w:tcPr>
            <w:tcW w:w="774" w:type="dxa"/>
            <w:gridSpan w:val="2"/>
            <w:tcBorders>
              <w:top w:val="nil"/>
              <w:bottom w:val="nil"/>
            </w:tcBorders>
            <w:vAlign w:val="center"/>
          </w:tcPr>
          <w:p w14:paraId="30F3ADFC"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6090AF5A" w14:textId="77777777" w:rsidTr="00F824C8">
        <w:trPr>
          <w:trHeight w:val="319"/>
          <w:jc w:val="center"/>
        </w:trPr>
        <w:tc>
          <w:tcPr>
            <w:tcW w:w="2460" w:type="dxa"/>
            <w:tcBorders>
              <w:top w:val="nil"/>
              <w:bottom w:val="nil"/>
            </w:tcBorders>
            <w:vAlign w:val="center"/>
          </w:tcPr>
          <w:p w14:paraId="670F7A33"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57CFD2FD"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5ADE134B"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149706DB"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00EEB489" w14:textId="77777777" w:rsidR="009E444E" w:rsidRPr="00960A99" w:rsidRDefault="009E444E" w:rsidP="00CF037A">
            <w:pPr>
              <w:spacing w:line="240" w:lineRule="auto"/>
              <w:jc w:val="center"/>
              <w:rPr>
                <w:rFonts w:cs="Times New Roman"/>
              </w:rPr>
            </w:pPr>
            <w:r>
              <w:rPr>
                <w:b/>
                <w:bCs/>
              </w:rPr>
              <w:t>0.98</w:t>
            </w:r>
          </w:p>
        </w:tc>
      </w:tr>
      <w:tr w:rsidR="009E444E" w:rsidRPr="00960A99" w14:paraId="5F9EDE10" w14:textId="77777777" w:rsidTr="00F824C8">
        <w:trPr>
          <w:trHeight w:val="674"/>
          <w:jc w:val="center"/>
        </w:trPr>
        <w:tc>
          <w:tcPr>
            <w:tcW w:w="2460" w:type="dxa"/>
            <w:tcBorders>
              <w:top w:val="nil"/>
              <w:bottom w:val="nil"/>
            </w:tcBorders>
          </w:tcPr>
          <w:p w14:paraId="29A409C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1517124C"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3125B7A4"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0F02D3BE"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7A81C63C" w14:textId="77777777" w:rsidR="009E444E" w:rsidRPr="00960A99" w:rsidRDefault="009E444E" w:rsidP="00CF037A">
            <w:pPr>
              <w:spacing w:line="240" w:lineRule="auto"/>
              <w:jc w:val="center"/>
              <w:rPr>
                <w:rFonts w:cs="Times New Roman"/>
              </w:rPr>
            </w:pPr>
            <w:r>
              <w:t>0.54</w:t>
            </w:r>
          </w:p>
        </w:tc>
      </w:tr>
      <w:tr w:rsidR="009E444E" w:rsidRPr="00960A99" w14:paraId="196ABA6D" w14:textId="77777777" w:rsidTr="00F824C8">
        <w:trPr>
          <w:trHeight w:val="674"/>
          <w:jc w:val="center"/>
        </w:trPr>
        <w:tc>
          <w:tcPr>
            <w:tcW w:w="2460" w:type="dxa"/>
            <w:tcBorders>
              <w:top w:val="nil"/>
              <w:bottom w:val="single" w:sz="4" w:space="0" w:color="auto"/>
            </w:tcBorders>
          </w:tcPr>
          <w:p w14:paraId="6CB9E5CD"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32B1C915"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697BFBC6"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single" w:sz="4" w:space="0" w:color="auto"/>
            </w:tcBorders>
          </w:tcPr>
          <w:p w14:paraId="5476D044"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6D20ABC6" w14:textId="77777777" w:rsidR="009E444E" w:rsidRPr="00960A99" w:rsidRDefault="009E444E" w:rsidP="00CF037A">
            <w:pPr>
              <w:spacing w:line="240" w:lineRule="auto"/>
              <w:jc w:val="center"/>
            </w:pPr>
            <w:r>
              <w:t>0.80</w:t>
            </w:r>
          </w:p>
        </w:tc>
      </w:tr>
    </w:tbl>
    <w:p w14:paraId="2E7EA5DD" w14:textId="4F03E8D0"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15B3518A" w14:textId="62D8C37F" w:rsidR="009E444E" w:rsidRPr="00960A99" w:rsidRDefault="009E444E" w:rsidP="009E444E">
      <w:pPr>
        <w:pStyle w:val="Bibliography"/>
        <w:spacing w:line="240" w:lineRule="auto"/>
        <w:ind w:left="0" w:firstLine="0"/>
        <w:rPr>
          <w:b/>
          <w:bCs/>
        </w:rPr>
      </w:pPr>
      <w:r>
        <w:rPr>
          <w:b/>
          <w:bCs/>
        </w:rPr>
        <w:t>Table 2</w:t>
      </w:r>
    </w:p>
    <w:p w14:paraId="1B4BD9A0"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79346B4C" w14:textId="77777777" w:rsidTr="00F824C8">
        <w:trPr>
          <w:trHeight w:val="720"/>
          <w:jc w:val="center"/>
        </w:trPr>
        <w:tc>
          <w:tcPr>
            <w:tcW w:w="2460" w:type="dxa"/>
            <w:vMerge w:val="restart"/>
          </w:tcPr>
          <w:p w14:paraId="47E89555"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40B5BF49" w14:textId="154BC9B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17783275" w14:textId="7112463B"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40E2604C" w14:textId="77777777" w:rsidTr="00F824C8">
        <w:trPr>
          <w:trHeight w:val="743"/>
          <w:jc w:val="center"/>
        </w:trPr>
        <w:tc>
          <w:tcPr>
            <w:tcW w:w="2460" w:type="dxa"/>
            <w:vMerge/>
            <w:tcBorders>
              <w:bottom w:val="single" w:sz="4" w:space="0" w:color="auto"/>
            </w:tcBorders>
          </w:tcPr>
          <w:p w14:paraId="6B0536AC"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420F4C43" w14:textId="765B3638"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5FED6FD8" w14:textId="6548809C"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32E89294" w14:textId="584057DD"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1F4BFAD4" w14:textId="0194257D" w:rsidR="009E444E" w:rsidRPr="00960A99" w:rsidRDefault="00CC4A16" w:rsidP="00F824C8">
            <w:pPr>
              <w:spacing w:line="240" w:lineRule="auto"/>
              <w:jc w:val="center"/>
              <w:rPr>
                <w:rFonts w:cs="Times New Roman"/>
              </w:rPr>
            </w:pPr>
            <w:r>
              <w:rPr>
                <w:rFonts w:cs="Times New Roman"/>
                <w:iCs/>
              </w:rPr>
              <w:t>pd</w:t>
            </w:r>
          </w:p>
        </w:tc>
      </w:tr>
      <w:tr w:rsidR="009E444E" w:rsidRPr="00960A99" w14:paraId="627F1B7F" w14:textId="77777777" w:rsidTr="00BD274E">
        <w:trPr>
          <w:trHeight w:val="639"/>
          <w:jc w:val="center"/>
        </w:trPr>
        <w:tc>
          <w:tcPr>
            <w:tcW w:w="2460" w:type="dxa"/>
            <w:tcBorders>
              <w:bottom w:val="nil"/>
            </w:tcBorders>
            <w:vAlign w:val="center"/>
          </w:tcPr>
          <w:p w14:paraId="47950FD0"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3C8C6DFD"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72644B10"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0CA0A1F2"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0971816E" w14:textId="77777777" w:rsidR="009E444E" w:rsidRPr="00960A99" w:rsidRDefault="009E444E" w:rsidP="00F824C8">
            <w:pPr>
              <w:spacing w:line="240" w:lineRule="auto"/>
              <w:jc w:val="center"/>
              <w:rPr>
                <w:rFonts w:cs="Times New Roman"/>
              </w:rPr>
            </w:pPr>
            <w:r>
              <w:t>0.78</w:t>
            </w:r>
          </w:p>
        </w:tc>
      </w:tr>
      <w:tr w:rsidR="009E444E" w:rsidRPr="00960A99" w14:paraId="5DD11E3A" w14:textId="77777777" w:rsidTr="00F824C8">
        <w:trPr>
          <w:trHeight w:val="319"/>
          <w:jc w:val="center"/>
        </w:trPr>
        <w:tc>
          <w:tcPr>
            <w:tcW w:w="2460" w:type="dxa"/>
            <w:tcBorders>
              <w:top w:val="nil"/>
              <w:bottom w:val="nil"/>
            </w:tcBorders>
            <w:vAlign w:val="center"/>
          </w:tcPr>
          <w:p w14:paraId="414EBC5D"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049D24D7"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1B9AF28C"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22579F4E" w14:textId="77777777" w:rsidR="009E444E" w:rsidRPr="00960A99" w:rsidRDefault="009E444E" w:rsidP="00F824C8">
            <w:pPr>
              <w:spacing w:line="240" w:lineRule="auto"/>
              <w:jc w:val="center"/>
              <w:rPr>
                <w:rFonts w:cs="Times New Roman"/>
                <w:lang w:val="it-IT"/>
              </w:rPr>
            </w:pPr>
            <w:r>
              <w:t>0.30 [-0.52, 1.12]</w:t>
            </w:r>
          </w:p>
        </w:tc>
        <w:tc>
          <w:tcPr>
            <w:tcW w:w="774" w:type="dxa"/>
            <w:gridSpan w:val="2"/>
            <w:tcBorders>
              <w:top w:val="nil"/>
              <w:bottom w:val="nil"/>
            </w:tcBorders>
          </w:tcPr>
          <w:p w14:paraId="168740E4" w14:textId="77777777" w:rsidR="009E444E" w:rsidRPr="00960A99" w:rsidRDefault="009E444E" w:rsidP="00F824C8">
            <w:pPr>
              <w:spacing w:line="240" w:lineRule="auto"/>
              <w:jc w:val="center"/>
              <w:rPr>
                <w:rFonts w:cs="Times New Roman"/>
              </w:rPr>
            </w:pPr>
            <w:r>
              <w:t>0.66</w:t>
            </w:r>
          </w:p>
        </w:tc>
      </w:tr>
      <w:tr w:rsidR="009E444E" w:rsidRPr="00960A99" w14:paraId="294F9DB6" w14:textId="77777777" w:rsidTr="00F824C8">
        <w:trPr>
          <w:trHeight w:val="674"/>
          <w:jc w:val="center"/>
        </w:trPr>
        <w:tc>
          <w:tcPr>
            <w:tcW w:w="2460" w:type="dxa"/>
            <w:tcBorders>
              <w:top w:val="nil"/>
              <w:bottom w:val="nil"/>
            </w:tcBorders>
            <w:vAlign w:val="center"/>
          </w:tcPr>
          <w:p w14:paraId="3A818823"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1650843A"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29ED72EC"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155E9703"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68D4084F" w14:textId="77777777" w:rsidR="009E444E" w:rsidRPr="00960A99" w:rsidRDefault="009E444E" w:rsidP="00F824C8">
            <w:pPr>
              <w:spacing w:line="240" w:lineRule="auto"/>
              <w:jc w:val="center"/>
              <w:rPr>
                <w:rFonts w:cs="Times New Roman"/>
                <w:b/>
                <w:bCs/>
              </w:rPr>
            </w:pPr>
            <w:r>
              <w:t>0.82</w:t>
            </w:r>
          </w:p>
        </w:tc>
      </w:tr>
      <w:tr w:rsidR="009E444E" w:rsidRPr="00960A99" w14:paraId="44D2D874" w14:textId="77777777" w:rsidTr="00F824C8">
        <w:trPr>
          <w:trHeight w:val="674"/>
          <w:jc w:val="center"/>
        </w:trPr>
        <w:tc>
          <w:tcPr>
            <w:tcW w:w="2460" w:type="dxa"/>
            <w:tcBorders>
              <w:top w:val="nil"/>
              <w:bottom w:val="nil"/>
            </w:tcBorders>
          </w:tcPr>
          <w:p w14:paraId="6E620EE1"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42E1BDAE"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936A449"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704969D2"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4B6D8D4E" w14:textId="77777777" w:rsidR="009E444E" w:rsidRPr="00960A99" w:rsidRDefault="009E444E" w:rsidP="00F824C8">
            <w:pPr>
              <w:spacing w:line="240" w:lineRule="auto"/>
              <w:jc w:val="center"/>
              <w:rPr>
                <w:rFonts w:cs="Times New Roman"/>
              </w:rPr>
            </w:pPr>
            <w:r>
              <w:t>0.74</w:t>
            </w:r>
          </w:p>
        </w:tc>
      </w:tr>
      <w:tr w:rsidR="009E444E" w:rsidRPr="00960A99" w14:paraId="7065B360" w14:textId="77777777" w:rsidTr="00F824C8">
        <w:trPr>
          <w:trHeight w:val="674"/>
          <w:jc w:val="center"/>
        </w:trPr>
        <w:tc>
          <w:tcPr>
            <w:tcW w:w="2460" w:type="dxa"/>
            <w:tcBorders>
              <w:top w:val="nil"/>
              <w:bottom w:val="single" w:sz="4" w:space="0" w:color="auto"/>
            </w:tcBorders>
          </w:tcPr>
          <w:p w14:paraId="67C6C24A"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4F187D27" w14:textId="77777777" w:rsidR="009E444E" w:rsidRPr="00960A99" w:rsidRDefault="009E444E" w:rsidP="00F824C8">
            <w:pPr>
              <w:spacing w:line="240" w:lineRule="auto"/>
              <w:jc w:val="center"/>
            </w:pPr>
            <w:r>
              <w:t>-0.02 [-1.04, 0.97]</w:t>
            </w:r>
          </w:p>
        </w:tc>
        <w:tc>
          <w:tcPr>
            <w:tcW w:w="709" w:type="dxa"/>
            <w:tcBorders>
              <w:top w:val="nil"/>
              <w:bottom w:val="single" w:sz="4" w:space="0" w:color="auto"/>
            </w:tcBorders>
          </w:tcPr>
          <w:p w14:paraId="79862D10"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2B7BAE3C"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42D7EB2B" w14:textId="77777777" w:rsidR="009E444E" w:rsidRPr="00960A99" w:rsidRDefault="009E444E" w:rsidP="00F824C8">
            <w:pPr>
              <w:spacing w:line="240" w:lineRule="auto"/>
              <w:jc w:val="center"/>
            </w:pPr>
            <w:r>
              <w:rPr>
                <w:b/>
                <w:bCs/>
              </w:rPr>
              <w:t>0.96</w:t>
            </w:r>
          </w:p>
        </w:tc>
      </w:tr>
    </w:tbl>
    <w:p w14:paraId="089F5327" w14:textId="6463F108"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1CBAE189" w14:textId="528E9DE8" w:rsidR="009E444E" w:rsidRPr="00960A99" w:rsidRDefault="009E444E" w:rsidP="009E444E">
      <w:pPr>
        <w:pStyle w:val="Bibliography"/>
        <w:spacing w:line="240" w:lineRule="auto"/>
        <w:ind w:left="0" w:firstLine="0"/>
        <w:rPr>
          <w:b/>
          <w:bCs/>
        </w:rPr>
      </w:pPr>
      <w:r>
        <w:rPr>
          <w:b/>
          <w:bCs/>
        </w:rPr>
        <w:t>Table 3</w:t>
      </w:r>
    </w:p>
    <w:p w14:paraId="486B0E6D"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02E3585C" w14:textId="77777777" w:rsidTr="00F824C8">
        <w:trPr>
          <w:trHeight w:val="720"/>
          <w:jc w:val="center"/>
        </w:trPr>
        <w:tc>
          <w:tcPr>
            <w:tcW w:w="2420" w:type="dxa"/>
            <w:vMerge w:val="restart"/>
          </w:tcPr>
          <w:p w14:paraId="4E153447"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1E8368FA"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325F08DA"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507201BE" w14:textId="77777777" w:rsidTr="00F824C8">
        <w:trPr>
          <w:gridAfter w:val="1"/>
          <w:wAfter w:w="326" w:type="dxa"/>
          <w:trHeight w:val="743"/>
          <w:jc w:val="center"/>
        </w:trPr>
        <w:tc>
          <w:tcPr>
            <w:tcW w:w="2420" w:type="dxa"/>
            <w:vMerge/>
            <w:tcBorders>
              <w:bottom w:val="single" w:sz="4" w:space="0" w:color="auto"/>
            </w:tcBorders>
          </w:tcPr>
          <w:p w14:paraId="66C167A2"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24B1A41F"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4DF203D1"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58893880"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23495C98"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55202763" w14:textId="77777777" w:rsidTr="00F824C8">
        <w:trPr>
          <w:trHeight w:val="639"/>
          <w:jc w:val="center"/>
        </w:trPr>
        <w:tc>
          <w:tcPr>
            <w:tcW w:w="2420" w:type="dxa"/>
            <w:tcBorders>
              <w:bottom w:val="nil"/>
            </w:tcBorders>
            <w:vAlign w:val="center"/>
          </w:tcPr>
          <w:p w14:paraId="40B9BDA6"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30AD6B2A"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07F4E647"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5932F839"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13699906" w14:textId="77777777" w:rsidR="009E444E" w:rsidRPr="00960A99" w:rsidRDefault="009E444E" w:rsidP="00F824C8">
            <w:pPr>
              <w:spacing w:line="240" w:lineRule="auto"/>
              <w:jc w:val="center"/>
              <w:rPr>
                <w:lang w:val="it-IT"/>
              </w:rPr>
            </w:pPr>
            <w:r>
              <w:rPr>
                <w:lang w:val="it-IT"/>
              </w:rPr>
              <w:t>110.3 (9.2)</w:t>
            </w:r>
          </w:p>
        </w:tc>
      </w:tr>
      <w:tr w:rsidR="009E444E" w:rsidRPr="00960A99" w14:paraId="1C4B47BF" w14:textId="77777777" w:rsidTr="00F824C8">
        <w:trPr>
          <w:trHeight w:val="319"/>
          <w:jc w:val="center"/>
        </w:trPr>
        <w:tc>
          <w:tcPr>
            <w:tcW w:w="2420" w:type="dxa"/>
            <w:tcBorders>
              <w:top w:val="nil"/>
              <w:bottom w:val="nil"/>
            </w:tcBorders>
            <w:vAlign w:val="center"/>
          </w:tcPr>
          <w:p w14:paraId="4D93E13F"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3D351763"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38CF0137"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786E630F"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3DDB2C9D" w14:textId="77777777" w:rsidR="009E444E" w:rsidRPr="00960A99" w:rsidRDefault="009E444E" w:rsidP="00F824C8">
            <w:pPr>
              <w:spacing w:line="240" w:lineRule="auto"/>
              <w:jc w:val="center"/>
              <w:rPr>
                <w:lang w:val="it-IT"/>
              </w:rPr>
            </w:pPr>
            <w:r>
              <w:rPr>
                <w:lang w:val="it-IT"/>
              </w:rPr>
              <w:t>118.0 (9.4)</w:t>
            </w:r>
          </w:p>
        </w:tc>
      </w:tr>
      <w:tr w:rsidR="009E444E" w:rsidRPr="00960A99" w14:paraId="56296E90" w14:textId="77777777" w:rsidTr="00F824C8">
        <w:trPr>
          <w:trHeight w:val="319"/>
          <w:jc w:val="center"/>
        </w:trPr>
        <w:tc>
          <w:tcPr>
            <w:tcW w:w="2420" w:type="dxa"/>
            <w:tcBorders>
              <w:top w:val="nil"/>
              <w:bottom w:val="single" w:sz="4" w:space="0" w:color="auto"/>
            </w:tcBorders>
            <w:vAlign w:val="center"/>
          </w:tcPr>
          <w:p w14:paraId="0F0C3385"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62213394"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2EC4B2CC"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4B0C0384"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26EFBCC4" w14:textId="77777777" w:rsidR="009E444E" w:rsidRPr="00960A99" w:rsidRDefault="009E444E" w:rsidP="00F824C8">
            <w:pPr>
              <w:spacing w:line="240" w:lineRule="auto"/>
              <w:jc w:val="center"/>
              <w:rPr>
                <w:lang w:val="it-IT"/>
              </w:rPr>
            </w:pPr>
            <w:r>
              <w:rPr>
                <w:lang w:val="it-IT"/>
              </w:rPr>
              <w:t>109.0 (8.9)</w:t>
            </w:r>
          </w:p>
        </w:tc>
      </w:tr>
    </w:tbl>
    <w:p w14:paraId="0E836F78"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63580A4F" w14:textId="4AC86C8A" w:rsidR="009E444E" w:rsidRPr="00960A99" w:rsidRDefault="009E444E" w:rsidP="009E444E">
      <w:pPr>
        <w:pStyle w:val="Bibliography"/>
        <w:spacing w:line="240" w:lineRule="auto"/>
        <w:ind w:left="0" w:firstLine="0"/>
        <w:rPr>
          <w:b/>
          <w:bCs/>
        </w:rPr>
      </w:pPr>
      <w:r>
        <w:rPr>
          <w:b/>
          <w:bCs/>
        </w:rPr>
        <w:t>Table 4</w:t>
      </w:r>
    </w:p>
    <w:p w14:paraId="43906FFC"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0D87D762" w14:textId="77777777" w:rsidTr="00F824C8">
        <w:trPr>
          <w:trHeight w:val="610"/>
          <w:jc w:val="center"/>
        </w:trPr>
        <w:tc>
          <w:tcPr>
            <w:tcW w:w="1884" w:type="dxa"/>
            <w:vMerge w:val="restart"/>
          </w:tcPr>
          <w:p w14:paraId="1724F6FB"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0023CC43"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785FC7FB"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33A3F4F7" w14:textId="77777777" w:rsidTr="00F824C8">
        <w:trPr>
          <w:gridAfter w:val="1"/>
          <w:wAfter w:w="267" w:type="dxa"/>
          <w:trHeight w:val="630"/>
          <w:jc w:val="center"/>
        </w:trPr>
        <w:tc>
          <w:tcPr>
            <w:tcW w:w="1884" w:type="dxa"/>
            <w:vMerge/>
            <w:tcBorders>
              <w:bottom w:val="single" w:sz="4" w:space="0" w:color="auto"/>
            </w:tcBorders>
          </w:tcPr>
          <w:p w14:paraId="2F5E7B62"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56B01B98"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3D1F6A83"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79460AB0" w14:textId="0900718A"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0F14FFBF" w14:textId="77777777" w:rsidR="009E444E" w:rsidRPr="00960A99" w:rsidRDefault="009E444E" w:rsidP="00F824C8">
            <w:pPr>
              <w:spacing w:line="240" w:lineRule="auto"/>
              <w:rPr>
                <w:rFonts w:cs="Times New Roman"/>
              </w:rPr>
            </w:pPr>
          </w:p>
        </w:tc>
      </w:tr>
      <w:tr w:rsidR="009E444E" w:rsidRPr="00960A99" w14:paraId="7E067074" w14:textId="77777777" w:rsidTr="00F824C8">
        <w:trPr>
          <w:trHeight w:val="541"/>
          <w:jc w:val="center"/>
        </w:trPr>
        <w:tc>
          <w:tcPr>
            <w:tcW w:w="1884" w:type="dxa"/>
            <w:tcBorders>
              <w:top w:val="nil"/>
              <w:bottom w:val="nil"/>
            </w:tcBorders>
            <w:vAlign w:val="center"/>
          </w:tcPr>
          <w:p w14:paraId="33F97283"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03AAC9B6"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4A08EE7C"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53B1DAB2"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691FBBB9" w14:textId="77777777" w:rsidR="009E444E" w:rsidRPr="00960A99" w:rsidRDefault="009E444E" w:rsidP="00F824C8">
            <w:pPr>
              <w:spacing w:line="240" w:lineRule="auto"/>
              <w:rPr>
                <w:lang w:val="it-IT"/>
              </w:rPr>
            </w:pPr>
          </w:p>
        </w:tc>
        <w:tc>
          <w:tcPr>
            <w:tcW w:w="2291" w:type="dxa"/>
            <w:gridSpan w:val="2"/>
            <w:tcBorders>
              <w:top w:val="nil"/>
              <w:bottom w:val="nil"/>
            </w:tcBorders>
          </w:tcPr>
          <w:p w14:paraId="017198FA" w14:textId="77777777" w:rsidR="009E444E" w:rsidRPr="00960A99" w:rsidRDefault="009E444E" w:rsidP="00F824C8">
            <w:pPr>
              <w:spacing w:line="240" w:lineRule="auto"/>
              <w:rPr>
                <w:lang w:val="it-IT"/>
              </w:rPr>
            </w:pPr>
            <w:r>
              <w:rPr>
                <w:rFonts w:cs="Times New Roman"/>
                <w:lang w:val="it-IT"/>
              </w:rPr>
              <w:t>+30%</w:t>
            </w:r>
          </w:p>
        </w:tc>
      </w:tr>
      <w:tr w:rsidR="009E444E" w:rsidRPr="00960A99" w14:paraId="2A7C58CB" w14:textId="77777777" w:rsidTr="00F824C8">
        <w:trPr>
          <w:trHeight w:val="541"/>
          <w:jc w:val="center"/>
        </w:trPr>
        <w:tc>
          <w:tcPr>
            <w:tcW w:w="1884" w:type="dxa"/>
            <w:tcBorders>
              <w:top w:val="nil"/>
              <w:bottom w:val="single" w:sz="4" w:space="0" w:color="auto"/>
            </w:tcBorders>
            <w:vAlign w:val="center"/>
          </w:tcPr>
          <w:p w14:paraId="581516D7"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3C1A0F58"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4ECB899F"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716B6CC1"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413819B4"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203EF652"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3581C2E0" w14:textId="77777777" w:rsidTr="00F824C8">
        <w:trPr>
          <w:trHeight w:val="541"/>
          <w:jc w:val="center"/>
        </w:trPr>
        <w:tc>
          <w:tcPr>
            <w:tcW w:w="9648" w:type="dxa"/>
            <w:gridSpan w:val="11"/>
            <w:tcBorders>
              <w:top w:val="single" w:sz="4" w:space="0" w:color="auto"/>
              <w:bottom w:val="nil"/>
            </w:tcBorders>
            <w:vAlign w:val="center"/>
          </w:tcPr>
          <w:p w14:paraId="7F6735A4" w14:textId="65BC70F4"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84"/>
      <w:bookmarkEnd w:id="86"/>
      <w:bookmarkEnd w:id="117"/>
    </w:tbl>
    <w:p w14:paraId="29F499CC" w14:textId="77777777" w:rsidR="002B6180" w:rsidRDefault="002B6180" w:rsidP="009E444E">
      <w:pPr>
        <w:pStyle w:val="Bibliography"/>
        <w:ind w:left="0" w:firstLine="0"/>
      </w:pPr>
    </w:p>
    <w:sectPr w:rsidR="002B6180" w:rsidSect="00084144">
      <w:headerReference w:type="even" r:id="rId11"/>
      <w:headerReference w:type="default" r:id="rId12"/>
      <w:headerReference w:type="first" r:id="rId13"/>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D697" w14:textId="77777777" w:rsidR="00B806D3" w:rsidRDefault="00B806D3">
      <w:pPr>
        <w:spacing w:before="0" w:after="0" w:line="240" w:lineRule="auto"/>
      </w:pPr>
      <w:r>
        <w:separator/>
      </w:r>
    </w:p>
  </w:endnote>
  <w:endnote w:type="continuationSeparator" w:id="0">
    <w:p w14:paraId="3DC8BA3C" w14:textId="77777777" w:rsidR="00B806D3" w:rsidRDefault="00B806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DF2BA" w14:textId="77777777" w:rsidR="00B806D3" w:rsidRDefault="00B806D3">
      <w:r>
        <w:separator/>
      </w:r>
    </w:p>
  </w:footnote>
  <w:footnote w:type="continuationSeparator" w:id="0">
    <w:p w14:paraId="2BA8169C" w14:textId="77777777" w:rsidR="00B806D3" w:rsidRDefault="00B806D3">
      <w:r>
        <w:continuationSeparator/>
      </w:r>
    </w:p>
  </w:footnote>
  <w:footnote w:id="1">
    <w:p w14:paraId="2CE88C28" w14:textId="7687D0FF"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658FD3E1"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0459D"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5CE360D"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FC79C6" w14:textId="77777777" w:rsidR="002119AF" w:rsidRPr="00A05772" w:rsidRDefault="00000000" w:rsidP="00693388">
    <w:pPr>
      <w:pStyle w:val="Header"/>
      <w:ind w:right="360"/>
    </w:pPr>
    <w:r>
      <w:t>CONTEXT-DEPENDENT EXPRESSION OF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5BF67FBD"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8F6994" w14:textId="76FC45E2" w:rsidR="002119AF" w:rsidRPr="00A05772" w:rsidRDefault="00000000" w:rsidP="00084144">
    <w:pPr>
      <w:pStyle w:val="Header"/>
      <w:ind w:right="360"/>
    </w:pPr>
    <w:r>
      <w:t>CONTEXT-DEPENDENT EXPRESSION OF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596D"/>
    <w:rsid w:val="00370F75"/>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7A9C"/>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cfasv/overview?view_only=871dcb5155b04b3ba17bc74c82e5cfb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sycnet.apa.org/doi/10.1037/emo0001598" TargetMode="External"/><Relationship Id="rId4" Type="http://schemas.openxmlformats.org/officeDocument/2006/relationships/settings" Target="settings.xml"/><Relationship Id="rId9" Type="http://schemas.openxmlformats.org/officeDocument/2006/relationships/hyperlink" Target="https://www.psychiatry.org/getmedia/594673a6-1b9b-4298-8b52-c4c652c4a4e2/APA-DSM5TR-ThePersonalityInventoryForDSM5FullVersionAdul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37</Pages>
  <Words>9663</Words>
  <Characters>55084</Characters>
  <Application>Microsoft Office Word</Application>
  <DocSecurity>0</DocSecurity>
  <Lines>459</Lines>
  <Paragraphs>129</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64618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3</cp:revision>
  <dcterms:created xsi:type="dcterms:W3CDTF">2026-06-13T09:13:00Z</dcterms:created>
  <dcterms:modified xsi:type="dcterms:W3CDTF">2026-06-13T09:21:00Z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